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ind w:firstLine="880" w:firstLineChars="200"/>
        <w:jc w:val="center"/>
        <w:rPr>
          <w:rFonts w:hint="eastAsia"/>
          <w:lang w:val="en-US" w:eastAsia="zh-CN"/>
        </w:rPr>
      </w:pPr>
      <w:bookmarkStart w:id="0" w:name="_Toc1256944834"/>
      <w:bookmarkStart w:id="1" w:name="_Toc5268"/>
      <w:bookmarkStart w:id="2" w:name="_Toc481192086"/>
      <w:bookmarkStart w:id="3" w:name="_Toc1693524483"/>
      <w:r>
        <w:rPr>
          <w:rFonts w:hint="eastAsia"/>
          <w:lang w:val="en-US" w:eastAsia="zh-CN"/>
        </w:rPr>
        <w:t>项目优化任务指导书</w:t>
      </w:r>
      <w:bookmarkEnd w:id="0"/>
      <w:bookmarkEnd w:id="1"/>
      <w:bookmarkEnd w:id="2"/>
      <w:bookmarkEnd w:id="3"/>
    </w:p>
    <w:p>
      <w:pPr>
        <w:pStyle w:val="9"/>
        <w:tabs>
          <w:tab w:val="right" w:leader="dot" w:pos="8306"/>
        </w:tabs>
        <w:spacing w:line="360" w:lineRule="auto"/>
        <w:rPr>
          <w:ins w:id="0" w:author="文仵传偷助手" w:date="2020-12-16T16:21:24Z"/>
          <w:color w:val="auto"/>
        </w:rPr>
      </w:pPr>
      <w:ins w:id="1" w:author="文仵传偷助手" w:date="2020-12-16T16:21:24Z">
        <w:r>
          <w:rPr>
            <w:rFonts w:hint="eastAsia"/>
            <w:color w:val="auto"/>
            <w:lang w:val="en-US" w:eastAsia="zh-CN"/>
          </w:rPr>
          <w:fldChar w:fldCharType="begin"/>
        </w:r>
      </w:ins>
      <w:ins w:id="2" w:author="文仵传偷助手" w:date="2020-12-16T16:21:24Z">
        <w:r>
          <w:rPr>
            <w:rFonts w:hint="eastAsia"/>
            <w:color w:val="auto"/>
            <w:lang w:val="en-US" w:eastAsia="zh-CN"/>
          </w:rPr>
          <w:instrText xml:space="preserve">TOC \o "1-3" \h \u </w:instrText>
        </w:r>
      </w:ins>
      <w:ins w:id="3" w:author="文仵传偷助手" w:date="2020-12-16T16:21:24Z">
        <w:r>
          <w:rPr>
            <w:rFonts w:hint="eastAsia"/>
            <w:color w:val="auto"/>
            <w:lang w:val="en-US" w:eastAsia="zh-CN"/>
          </w:rPr>
          <w:fldChar w:fldCharType="separate"/>
        </w:r>
      </w:ins>
      <w:ins w:id="4" w:author="文仵传偷助手" w:date="2020-12-16T16:21:24Z">
        <w:r>
          <w:rPr>
            <w:rFonts w:hint="eastAsia"/>
            <w:color w:val="auto"/>
            <w:lang w:val="en-US" w:eastAsia="zh-CN"/>
          </w:rPr>
          <w:fldChar w:fldCharType="begin"/>
        </w:r>
      </w:ins>
      <w:ins w:id="5" w:author="文仵传偷助手" w:date="2020-12-16T16:21:24Z">
        <w:r>
          <w:rPr>
            <w:rFonts w:hint="eastAsia"/>
            <w:color w:val="auto"/>
            <w:lang w:val="en-US" w:eastAsia="zh-CN"/>
          </w:rPr>
          <w:instrText xml:space="preserve"> HYPERLINK \l _Toc1693524483 </w:instrText>
        </w:r>
      </w:ins>
      <w:ins w:id="6" w:author="文仵传偷助手" w:date="2020-12-16T16:21:24Z">
        <w:r>
          <w:rPr>
            <w:rFonts w:hint="eastAsia"/>
            <w:color w:val="auto"/>
            <w:lang w:val="en-US" w:eastAsia="zh-CN"/>
          </w:rPr>
          <w:fldChar w:fldCharType="separate"/>
        </w:r>
      </w:ins>
      <w:ins w:id="7" w:author="文仵传偷助手" w:date="2020-12-16T16:21:24Z">
        <w:r>
          <w:rPr>
            <w:rFonts w:hint="eastAsia"/>
            <w:color w:val="auto"/>
            <w:lang w:val="en-US" w:eastAsia="zh-CN"/>
          </w:rPr>
          <w:t>项目优化任务指导书</w:t>
        </w:r>
      </w:ins>
      <w:ins w:id="8" w:author="文仵传偷助手" w:date="2020-12-16T16:21:24Z">
        <w:r>
          <w:rPr>
            <w:color w:val="auto"/>
          </w:rPr>
          <w:tab/>
        </w:r>
      </w:ins>
      <w:ins w:id="9" w:author="文仵传偷助手" w:date="2020-12-16T16:21:24Z">
        <w:r>
          <w:rPr>
            <w:color w:val="auto"/>
          </w:rPr>
          <w:fldChar w:fldCharType="begin"/>
        </w:r>
      </w:ins>
      <w:ins w:id="10" w:author="文仵传偷助手" w:date="2020-12-16T16:21:24Z">
        <w:r>
          <w:rPr>
            <w:color w:val="auto"/>
          </w:rPr>
          <w:instrText xml:space="preserve"> PAGEREF _Toc1693524483 </w:instrText>
        </w:r>
      </w:ins>
      <w:ins w:id="11" w:author="文仵传偷助手" w:date="2020-12-16T16:21:24Z">
        <w:r>
          <w:rPr>
            <w:color w:val="auto"/>
          </w:rPr>
          <w:fldChar w:fldCharType="separate"/>
        </w:r>
      </w:ins>
      <w:ins w:id="12" w:author="文仵传偷助手" w:date="2020-12-16T16:21:24Z">
        <w:r>
          <w:rPr>
            <w:color w:val="auto"/>
          </w:rPr>
          <w:t>1</w:t>
        </w:r>
      </w:ins>
      <w:ins w:id="13" w:author="文仵传偷助手" w:date="2020-12-16T16:21:24Z">
        <w:r>
          <w:rPr>
            <w:color w:val="auto"/>
          </w:rPr>
          <w:fldChar w:fldCharType="end"/>
        </w:r>
      </w:ins>
      <w:ins w:id="14" w:author="文仵传偷助手" w:date="2020-12-16T16:21:24Z">
        <w:r>
          <w:rPr>
            <w:rFonts w:hint="eastAsia"/>
            <w:color w:val="auto"/>
            <w:lang w:val="en-US" w:eastAsia="zh-CN"/>
          </w:rPr>
          <w:fldChar w:fldCharType="end"/>
        </w:r>
      </w:ins>
    </w:p>
    <w:p>
      <w:pPr>
        <w:pStyle w:val="10"/>
        <w:tabs>
          <w:tab w:val="right" w:leader="dot" w:pos="8306"/>
        </w:tabs>
        <w:spacing w:line="360" w:lineRule="auto"/>
        <w:rPr>
          <w:ins w:id="15" w:author="文仵传偷助手" w:date="2020-12-16T16:21:24Z"/>
          <w:color w:val="auto"/>
        </w:rPr>
      </w:pPr>
      <w:ins w:id="16" w:author="文仵传偷助手" w:date="2020-12-16T16:21:24Z">
        <w:r>
          <w:rPr>
            <w:rFonts w:hint="eastAsia"/>
            <w:color w:val="auto"/>
            <w:lang w:val="en-US" w:eastAsia="zh-CN"/>
          </w:rPr>
          <w:fldChar w:fldCharType="begin"/>
        </w:r>
      </w:ins>
      <w:ins w:id="17" w:author="文仵传偷助手" w:date="2020-12-16T16:21:24Z">
        <w:r>
          <w:rPr>
            <w:rFonts w:hint="eastAsia"/>
            <w:color w:val="auto"/>
            <w:lang w:val="en-US" w:eastAsia="zh-CN"/>
          </w:rPr>
          <w:instrText xml:space="preserve"> HYPERLINK \l _Toc317728443 </w:instrText>
        </w:r>
      </w:ins>
      <w:ins w:id="18" w:author="文仵传偷助手" w:date="2020-12-16T16:21:24Z">
        <w:r>
          <w:rPr>
            <w:rFonts w:hint="eastAsia"/>
            <w:color w:val="auto"/>
            <w:lang w:val="en-US" w:eastAsia="zh-CN"/>
          </w:rPr>
          <w:fldChar w:fldCharType="separate"/>
        </w:r>
      </w:ins>
      <w:ins w:id="19" w:author="文仵传偷助手" w:date="2020-12-16T16:21:24Z">
        <w:r>
          <w:rPr>
            <w:rFonts w:hint="eastAsia"/>
            <w:color w:val="auto"/>
            <w:lang w:val="en-US" w:eastAsia="zh-CN"/>
          </w:rPr>
          <w:t>一． 实验效果</w:t>
        </w:r>
      </w:ins>
      <w:ins w:id="20" w:author="文仵传偷助手" w:date="2020-12-16T16:21:24Z">
        <w:r>
          <w:rPr>
            <w:color w:val="auto"/>
          </w:rPr>
          <w:tab/>
        </w:r>
      </w:ins>
      <w:ins w:id="21" w:author="文仵传偷助手" w:date="2020-12-16T16:21:24Z">
        <w:r>
          <w:rPr>
            <w:color w:val="auto"/>
          </w:rPr>
          <w:fldChar w:fldCharType="begin"/>
        </w:r>
      </w:ins>
      <w:ins w:id="22" w:author="文仵传偷助手" w:date="2020-12-16T16:21:24Z">
        <w:r>
          <w:rPr>
            <w:color w:val="auto"/>
          </w:rPr>
          <w:instrText xml:space="preserve"> PAGEREF _Toc317728443 </w:instrText>
        </w:r>
      </w:ins>
      <w:ins w:id="23" w:author="文仵传偷助手" w:date="2020-12-16T16:21:24Z">
        <w:r>
          <w:rPr>
            <w:color w:val="auto"/>
          </w:rPr>
          <w:fldChar w:fldCharType="separate"/>
        </w:r>
      </w:ins>
      <w:ins w:id="24" w:author="文仵传偷助手" w:date="2020-12-16T16:21:24Z">
        <w:r>
          <w:rPr>
            <w:color w:val="auto"/>
          </w:rPr>
          <w:t>2</w:t>
        </w:r>
      </w:ins>
      <w:ins w:id="25" w:author="文仵传偷助手" w:date="2020-12-16T16:21:24Z">
        <w:r>
          <w:rPr>
            <w:color w:val="auto"/>
          </w:rPr>
          <w:fldChar w:fldCharType="end"/>
        </w:r>
      </w:ins>
      <w:ins w:id="26" w:author="文仵传偷助手" w:date="2020-12-16T16:21:24Z">
        <w:r>
          <w:rPr>
            <w:rFonts w:hint="eastAsia"/>
            <w:color w:val="auto"/>
            <w:lang w:val="en-US" w:eastAsia="zh-CN"/>
          </w:rPr>
          <w:fldChar w:fldCharType="end"/>
        </w:r>
      </w:ins>
    </w:p>
    <w:p>
      <w:pPr>
        <w:pStyle w:val="10"/>
        <w:tabs>
          <w:tab w:val="right" w:leader="dot" w:pos="8306"/>
        </w:tabs>
        <w:spacing w:line="360" w:lineRule="auto"/>
        <w:rPr>
          <w:ins w:id="27" w:author="文仵传偷助手" w:date="2020-12-16T16:21:24Z"/>
          <w:color w:val="auto"/>
        </w:rPr>
      </w:pPr>
      <w:ins w:id="28" w:author="文仵传偷助手" w:date="2020-12-16T16:21:24Z">
        <w:r>
          <w:rPr>
            <w:rFonts w:hint="eastAsia"/>
            <w:color w:val="auto"/>
            <w:lang w:val="en-US" w:eastAsia="zh-CN"/>
          </w:rPr>
          <w:fldChar w:fldCharType="begin"/>
        </w:r>
      </w:ins>
      <w:ins w:id="29" w:author="文仵传偷助手" w:date="2020-12-16T16:21:24Z">
        <w:r>
          <w:rPr>
            <w:rFonts w:hint="eastAsia"/>
            <w:color w:val="auto"/>
            <w:lang w:val="en-US" w:eastAsia="zh-CN"/>
          </w:rPr>
          <w:instrText xml:space="preserve"> HYPERLINK \l _Toc1417595059 </w:instrText>
        </w:r>
      </w:ins>
      <w:ins w:id="30" w:author="文仵传偷助手" w:date="2020-12-16T16:21:24Z">
        <w:r>
          <w:rPr>
            <w:rFonts w:hint="eastAsia"/>
            <w:color w:val="auto"/>
            <w:lang w:val="en-US" w:eastAsia="zh-CN"/>
          </w:rPr>
          <w:fldChar w:fldCharType="separate"/>
        </w:r>
      </w:ins>
      <w:ins w:id="31" w:author="文仵传偷助手" w:date="2020-12-16T16:21:24Z">
        <w:r>
          <w:rPr>
            <w:rFonts w:hint="eastAsia"/>
            <w:color w:val="auto"/>
            <w:lang w:val="en-US" w:eastAsia="zh-CN"/>
          </w:rPr>
          <w:t>二． 实验目的</w:t>
        </w:r>
      </w:ins>
      <w:ins w:id="32" w:author="文仵传偷助手" w:date="2020-12-16T16:21:24Z">
        <w:r>
          <w:rPr>
            <w:color w:val="auto"/>
          </w:rPr>
          <w:tab/>
        </w:r>
      </w:ins>
      <w:ins w:id="33" w:author="文仵传偷助手" w:date="2020-12-16T16:21:24Z">
        <w:r>
          <w:rPr>
            <w:color w:val="auto"/>
          </w:rPr>
          <w:fldChar w:fldCharType="begin"/>
        </w:r>
      </w:ins>
      <w:ins w:id="34" w:author="文仵传偷助手" w:date="2020-12-16T16:21:24Z">
        <w:r>
          <w:rPr>
            <w:color w:val="auto"/>
          </w:rPr>
          <w:instrText xml:space="preserve"> PAGEREF _Toc1417595059 </w:instrText>
        </w:r>
      </w:ins>
      <w:ins w:id="35" w:author="文仵传偷助手" w:date="2020-12-16T16:21:24Z">
        <w:r>
          <w:rPr>
            <w:color w:val="auto"/>
          </w:rPr>
          <w:fldChar w:fldCharType="separate"/>
        </w:r>
      </w:ins>
      <w:ins w:id="36" w:author="文仵传偷助手" w:date="2020-12-16T16:21:24Z">
        <w:r>
          <w:rPr>
            <w:color w:val="auto"/>
          </w:rPr>
          <w:t>3</w:t>
        </w:r>
      </w:ins>
      <w:ins w:id="37" w:author="文仵传偷助手" w:date="2020-12-16T16:21:24Z">
        <w:r>
          <w:rPr>
            <w:color w:val="auto"/>
          </w:rPr>
          <w:fldChar w:fldCharType="end"/>
        </w:r>
      </w:ins>
      <w:ins w:id="38" w:author="文仵传偷助手" w:date="2020-12-16T16:21:24Z">
        <w:r>
          <w:rPr>
            <w:rFonts w:hint="eastAsia"/>
            <w:color w:val="auto"/>
            <w:lang w:val="en-US" w:eastAsia="zh-CN"/>
          </w:rPr>
          <w:fldChar w:fldCharType="end"/>
        </w:r>
      </w:ins>
    </w:p>
    <w:p>
      <w:pPr>
        <w:pStyle w:val="10"/>
        <w:tabs>
          <w:tab w:val="right" w:leader="dot" w:pos="8306"/>
        </w:tabs>
        <w:spacing w:line="360" w:lineRule="auto"/>
        <w:rPr>
          <w:ins w:id="39" w:author="文仵传偷助手" w:date="2020-12-16T16:21:24Z"/>
          <w:color w:val="auto"/>
        </w:rPr>
      </w:pPr>
      <w:ins w:id="40" w:author="文仵传偷助手" w:date="2020-12-16T16:21:24Z">
        <w:r>
          <w:rPr>
            <w:rFonts w:hint="eastAsia"/>
            <w:color w:val="auto"/>
            <w:lang w:val="en-US" w:eastAsia="zh-CN"/>
          </w:rPr>
          <w:fldChar w:fldCharType="begin"/>
        </w:r>
      </w:ins>
      <w:ins w:id="41" w:author="文仵传偷助手" w:date="2020-12-16T16:21:24Z">
        <w:r>
          <w:rPr>
            <w:rFonts w:hint="eastAsia"/>
            <w:color w:val="auto"/>
            <w:lang w:val="en-US" w:eastAsia="zh-CN"/>
          </w:rPr>
          <w:instrText xml:space="preserve"> HYPERLINK \l _Toc1336576795 </w:instrText>
        </w:r>
      </w:ins>
      <w:ins w:id="42" w:author="文仵传偷助手" w:date="2020-12-16T16:21:24Z">
        <w:r>
          <w:rPr>
            <w:rFonts w:hint="eastAsia"/>
            <w:color w:val="auto"/>
            <w:lang w:val="en-US" w:eastAsia="zh-CN"/>
          </w:rPr>
          <w:fldChar w:fldCharType="separate"/>
        </w:r>
      </w:ins>
      <w:ins w:id="43" w:author="文仵传偷助手" w:date="2020-12-16T16:21:24Z">
        <w:r>
          <w:rPr>
            <w:rFonts w:hint="eastAsia"/>
            <w:color w:val="auto"/>
            <w:lang w:val="en-US" w:eastAsia="zh-CN"/>
          </w:rPr>
          <w:t>三． 实验原理</w:t>
        </w:r>
      </w:ins>
      <w:ins w:id="44" w:author="文仵传偷助手" w:date="2020-12-16T16:21:24Z">
        <w:r>
          <w:rPr>
            <w:color w:val="auto"/>
          </w:rPr>
          <w:tab/>
        </w:r>
      </w:ins>
      <w:ins w:id="45" w:author="文仵传偷助手" w:date="2020-12-16T16:21:24Z">
        <w:r>
          <w:rPr>
            <w:color w:val="auto"/>
          </w:rPr>
          <w:fldChar w:fldCharType="begin"/>
        </w:r>
      </w:ins>
      <w:ins w:id="46" w:author="文仵传偷助手" w:date="2020-12-16T16:21:24Z">
        <w:r>
          <w:rPr>
            <w:color w:val="auto"/>
          </w:rPr>
          <w:instrText xml:space="preserve"> PAGEREF _Toc1336576795 </w:instrText>
        </w:r>
      </w:ins>
      <w:ins w:id="47" w:author="文仵传偷助手" w:date="2020-12-16T16:21:24Z">
        <w:r>
          <w:rPr>
            <w:color w:val="auto"/>
          </w:rPr>
          <w:fldChar w:fldCharType="separate"/>
        </w:r>
      </w:ins>
      <w:ins w:id="48" w:author="文仵传偷助手" w:date="2020-12-16T16:21:24Z">
        <w:r>
          <w:rPr>
            <w:color w:val="auto"/>
          </w:rPr>
          <w:t>4</w:t>
        </w:r>
      </w:ins>
      <w:ins w:id="49" w:author="文仵传偷助手" w:date="2020-12-16T16:21:24Z">
        <w:r>
          <w:rPr>
            <w:color w:val="auto"/>
          </w:rPr>
          <w:fldChar w:fldCharType="end"/>
        </w:r>
      </w:ins>
      <w:ins w:id="50" w:author="文仵传偷助手" w:date="2020-12-16T16:21:24Z">
        <w:r>
          <w:rPr>
            <w:rFonts w:hint="eastAsia"/>
            <w:color w:val="auto"/>
            <w:lang w:val="en-US" w:eastAsia="zh-CN"/>
          </w:rPr>
          <w:fldChar w:fldCharType="end"/>
        </w:r>
      </w:ins>
    </w:p>
    <w:p>
      <w:pPr>
        <w:pStyle w:val="8"/>
        <w:tabs>
          <w:tab w:val="right" w:leader="dot" w:pos="8306"/>
        </w:tabs>
        <w:spacing w:line="360" w:lineRule="auto"/>
        <w:rPr>
          <w:ins w:id="51" w:author="文仵传偷助手" w:date="2020-12-16T16:21:24Z"/>
          <w:color w:val="auto"/>
        </w:rPr>
      </w:pPr>
      <w:ins w:id="52" w:author="文仵传偷助手" w:date="2020-12-16T16:21:24Z">
        <w:r>
          <w:rPr>
            <w:rFonts w:hint="eastAsia"/>
            <w:color w:val="auto"/>
            <w:lang w:val="en-US" w:eastAsia="zh-CN"/>
          </w:rPr>
          <w:fldChar w:fldCharType="begin"/>
        </w:r>
      </w:ins>
      <w:ins w:id="53" w:author="文仵传偷助手" w:date="2020-12-16T16:21:24Z">
        <w:r>
          <w:rPr>
            <w:rFonts w:hint="eastAsia"/>
            <w:color w:val="auto"/>
            <w:lang w:val="en-US" w:eastAsia="zh-CN"/>
          </w:rPr>
          <w:instrText xml:space="preserve"> HYPERLINK \l _Toc1167245945 </w:instrText>
        </w:r>
      </w:ins>
      <w:ins w:id="54" w:author="文仵传偷助手" w:date="2020-12-16T16:21:24Z">
        <w:r>
          <w:rPr>
            <w:rFonts w:hint="eastAsia"/>
            <w:color w:val="auto"/>
            <w:lang w:val="en-US" w:eastAsia="zh-CN"/>
          </w:rPr>
          <w:fldChar w:fldCharType="separate"/>
        </w:r>
      </w:ins>
      <w:ins w:id="55" w:author="文仵传偷助手" w:date="2020-12-16T16:21:24Z">
        <w:r>
          <w:rPr>
            <w:rFonts w:hint="eastAsia"/>
            <w:color w:val="auto"/>
            <w:lang w:val="en-US" w:eastAsia="zh-CN"/>
          </w:rPr>
          <w:t>1.</w:t>
        </w:r>
      </w:ins>
      <w:ins w:id="56" w:author="文仵传偷助手" w:date="2020-12-16T16:21:24Z">
        <w:r>
          <w:rPr>
            <w:rFonts w:hint="default"/>
            <w:color w:val="auto"/>
            <w:lang w:eastAsia="zh-CN"/>
          </w:rPr>
          <w:t xml:space="preserve"> </w:t>
        </w:r>
      </w:ins>
      <w:ins w:id="57" w:author="文仵传偷助手" w:date="2020-12-16T16:21:24Z">
        <w:r>
          <w:rPr>
            <w:rFonts w:hint="eastAsia"/>
            <w:color w:val="auto"/>
            <w:lang w:val="en-US" w:eastAsia="zh-Hans"/>
          </w:rPr>
          <w:t>组件封装</w:t>
        </w:r>
      </w:ins>
      <w:ins w:id="58" w:author="文仵传偷助手" w:date="2020-12-16T16:21:24Z">
        <w:r>
          <w:rPr>
            <w:color w:val="auto"/>
          </w:rPr>
          <w:tab/>
        </w:r>
      </w:ins>
      <w:ins w:id="59" w:author="文仵传偷助手" w:date="2020-12-16T16:21:24Z">
        <w:r>
          <w:rPr>
            <w:color w:val="auto"/>
          </w:rPr>
          <w:fldChar w:fldCharType="begin"/>
        </w:r>
      </w:ins>
      <w:ins w:id="60" w:author="文仵传偷助手" w:date="2020-12-16T16:21:24Z">
        <w:r>
          <w:rPr>
            <w:color w:val="auto"/>
          </w:rPr>
          <w:instrText xml:space="preserve"> PAGEREF _Toc1167245945 </w:instrText>
        </w:r>
      </w:ins>
      <w:ins w:id="61" w:author="文仵传偷助手" w:date="2020-12-16T16:21:24Z">
        <w:r>
          <w:rPr>
            <w:color w:val="auto"/>
          </w:rPr>
          <w:fldChar w:fldCharType="separate"/>
        </w:r>
      </w:ins>
      <w:ins w:id="62" w:author="文仵传偷助手" w:date="2020-12-16T16:21:24Z">
        <w:r>
          <w:rPr>
            <w:color w:val="auto"/>
          </w:rPr>
          <w:t>4</w:t>
        </w:r>
      </w:ins>
      <w:ins w:id="63" w:author="文仵传偷助手" w:date="2020-12-16T16:21:24Z">
        <w:r>
          <w:rPr>
            <w:color w:val="auto"/>
          </w:rPr>
          <w:fldChar w:fldCharType="end"/>
        </w:r>
      </w:ins>
      <w:ins w:id="64" w:author="文仵传偷助手" w:date="2020-12-16T16:21:24Z">
        <w:r>
          <w:rPr>
            <w:rFonts w:hint="eastAsia"/>
            <w:color w:val="auto"/>
            <w:lang w:val="en-US" w:eastAsia="zh-CN"/>
          </w:rPr>
          <w:fldChar w:fldCharType="end"/>
        </w:r>
      </w:ins>
    </w:p>
    <w:p>
      <w:pPr>
        <w:pStyle w:val="8"/>
        <w:tabs>
          <w:tab w:val="right" w:leader="dot" w:pos="8306"/>
        </w:tabs>
        <w:spacing w:line="360" w:lineRule="auto"/>
        <w:rPr>
          <w:ins w:id="65" w:author="文仵传偷助手" w:date="2020-12-16T16:21:24Z"/>
          <w:color w:val="auto"/>
        </w:rPr>
      </w:pPr>
      <w:ins w:id="66" w:author="文仵传偷助手" w:date="2020-12-16T16:21:24Z">
        <w:r>
          <w:rPr>
            <w:rFonts w:hint="eastAsia"/>
            <w:color w:val="auto"/>
            <w:lang w:val="en-US" w:eastAsia="zh-CN"/>
          </w:rPr>
          <w:fldChar w:fldCharType="begin"/>
        </w:r>
      </w:ins>
      <w:ins w:id="67" w:author="文仵传偷助手" w:date="2020-12-16T16:21:24Z">
        <w:r>
          <w:rPr>
            <w:rFonts w:hint="eastAsia"/>
            <w:color w:val="auto"/>
            <w:lang w:val="en-US" w:eastAsia="zh-CN"/>
          </w:rPr>
          <w:instrText xml:space="preserve"> HYPERLINK \l _Toc639482270 </w:instrText>
        </w:r>
      </w:ins>
      <w:ins w:id="68" w:author="文仵传偷助手" w:date="2020-12-16T16:21:24Z">
        <w:r>
          <w:rPr>
            <w:rFonts w:hint="eastAsia"/>
            <w:color w:val="auto"/>
            <w:lang w:val="en-US" w:eastAsia="zh-CN"/>
          </w:rPr>
          <w:fldChar w:fldCharType="separate"/>
        </w:r>
      </w:ins>
      <w:ins w:id="69" w:author="文仵传偷助手" w:date="2020-12-16T16:21:24Z">
        <w:r>
          <w:rPr>
            <w:rFonts w:hint="default"/>
            <w:color w:val="auto"/>
            <w:lang w:eastAsia="zh-CN"/>
          </w:rPr>
          <w:t>2</w:t>
        </w:r>
      </w:ins>
      <w:ins w:id="70" w:author="文仵传偷助手" w:date="2020-12-16T16:21:24Z">
        <w:r>
          <w:rPr>
            <w:rFonts w:hint="eastAsia"/>
            <w:color w:val="auto"/>
            <w:lang w:val="en-US" w:eastAsia="zh-CN"/>
          </w:rPr>
          <w:t>.</w:t>
        </w:r>
      </w:ins>
      <w:ins w:id="71" w:author="文仵传偷助手" w:date="2020-12-16T16:21:24Z">
        <w:r>
          <w:rPr>
            <w:rFonts w:hint="default"/>
            <w:color w:val="auto"/>
            <w:lang w:eastAsia="zh-CN"/>
          </w:rPr>
          <w:t xml:space="preserve"> </w:t>
        </w:r>
      </w:ins>
      <w:ins w:id="72" w:author="文仵传偷助手" w:date="2020-12-16T16:21:24Z">
        <w:r>
          <w:rPr>
            <w:rFonts w:hint="eastAsia"/>
            <w:color w:val="auto"/>
            <w:lang w:eastAsia="zh-CN"/>
          </w:rPr>
          <w:t>请求库 Axios 二次封装</w:t>
        </w:r>
      </w:ins>
      <w:ins w:id="73" w:author="文仵传偷助手" w:date="2020-12-16T16:21:24Z">
        <w:r>
          <w:rPr>
            <w:color w:val="auto"/>
          </w:rPr>
          <w:tab/>
        </w:r>
      </w:ins>
      <w:ins w:id="74" w:author="文仵传偷助手" w:date="2020-12-16T16:21:24Z">
        <w:r>
          <w:rPr>
            <w:color w:val="auto"/>
          </w:rPr>
          <w:fldChar w:fldCharType="begin"/>
        </w:r>
      </w:ins>
      <w:ins w:id="75" w:author="文仵传偷助手" w:date="2020-12-16T16:21:24Z">
        <w:r>
          <w:rPr>
            <w:color w:val="auto"/>
          </w:rPr>
          <w:instrText xml:space="preserve"> PAGEREF _Toc639482270 </w:instrText>
        </w:r>
      </w:ins>
      <w:ins w:id="76" w:author="文仵传偷助手" w:date="2020-12-16T16:21:24Z">
        <w:r>
          <w:rPr>
            <w:color w:val="auto"/>
          </w:rPr>
          <w:fldChar w:fldCharType="separate"/>
        </w:r>
      </w:ins>
      <w:ins w:id="77" w:author="文仵传偷助手" w:date="2020-12-16T16:21:24Z">
        <w:r>
          <w:rPr>
            <w:color w:val="auto"/>
          </w:rPr>
          <w:t>6</w:t>
        </w:r>
      </w:ins>
      <w:ins w:id="78" w:author="文仵传偷助手" w:date="2020-12-16T16:21:24Z">
        <w:r>
          <w:rPr>
            <w:color w:val="auto"/>
          </w:rPr>
          <w:fldChar w:fldCharType="end"/>
        </w:r>
      </w:ins>
      <w:ins w:id="79" w:author="文仵传偷助手" w:date="2020-12-16T16:21:24Z">
        <w:r>
          <w:rPr>
            <w:rFonts w:hint="eastAsia"/>
            <w:color w:val="auto"/>
            <w:lang w:val="en-US" w:eastAsia="zh-CN"/>
          </w:rPr>
          <w:fldChar w:fldCharType="end"/>
        </w:r>
      </w:ins>
    </w:p>
    <w:p>
      <w:pPr>
        <w:pStyle w:val="10"/>
        <w:tabs>
          <w:tab w:val="right" w:leader="dot" w:pos="8306"/>
        </w:tabs>
        <w:spacing w:line="360" w:lineRule="auto"/>
        <w:rPr>
          <w:ins w:id="80" w:author="文仵传偷助手" w:date="2020-12-16T16:21:24Z"/>
          <w:color w:val="auto"/>
        </w:rPr>
      </w:pPr>
      <w:ins w:id="81" w:author="文仵传偷助手" w:date="2020-12-16T16:21:24Z">
        <w:r>
          <w:rPr>
            <w:rFonts w:hint="eastAsia"/>
            <w:color w:val="auto"/>
            <w:lang w:val="en-US" w:eastAsia="zh-CN"/>
          </w:rPr>
          <w:fldChar w:fldCharType="begin"/>
        </w:r>
      </w:ins>
      <w:ins w:id="82" w:author="文仵传偷助手" w:date="2020-12-16T16:21:24Z">
        <w:r>
          <w:rPr>
            <w:rFonts w:hint="eastAsia"/>
            <w:color w:val="auto"/>
            <w:lang w:val="en-US" w:eastAsia="zh-CN"/>
          </w:rPr>
          <w:instrText xml:space="preserve"> HYPERLINK \l _Toc1770342302 </w:instrText>
        </w:r>
      </w:ins>
      <w:ins w:id="83" w:author="文仵传偷助手" w:date="2020-12-16T16:21:24Z">
        <w:r>
          <w:rPr>
            <w:rFonts w:hint="eastAsia"/>
            <w:color w:val="auto"/>
            <w:lang w:val="en-US" w:eastAsia="zh-CN"/>
          </w:rPr>
          <w:fldChar w:fldCharType="separate"/>
        </w:r>
      </w:ins>
      <w:ins w:id="84" w:author="文仵传偷助手" w:date="2020-12-16T16:21:24Z">
        <w:r>
          <w:rPr>
            <w:rFonts w:hint="eastAsia"/>
            <w:color w:val="auto"/>
            <w:lang w:val="en-US" w:eastAsia="zh-CN"/>
          </w:rPr>
          <w:t>四． 实验环境</w:t>
        </w:r>
      </w:ins>
      <w:ins w:id="85" w:author="文仵传偷助手" w:date="2020-12-16T16:21:24Z">
        <w:r>
          <w:rPr>
            <w:color w:val="auto"/>
          </w:rPr>
          <w:tab/>
        </w:r>
      </w:ins>
      <w:ins w:id="86" w:author="文仵传偷助手" w:date="2020-12-16T16:21:24Z">
        <w:r>
          <w:rPr>
            <w:color w:val="auto"/>
          </w:rPr>
          <w:fldChar w:fldCharType="begin"/>
        </w:r>
      </w:ins>
      <w:ins w:id="87" w:author="文仵传偷助手" w:date="2020-12-16T16:21:24Z">
        <w:r>
          <w:rPr>
            <w:color w:val="auto"/>
          </w:rPr>
          <w:instrText xml:space="preserve"> PAGEREF _Toc1770342302 </w:instrText>
        </w:r>
      </w:ins>
      <w:ins w:id="88" w:author="文仵传偷助手" w:date="2020-12-16T16:21:24Z">
        <w:r>
          <w:rPr>
            <w:color w:val="auto"/>
          </w:rPr>
          <w:fldChar w:fldCharType="separate"/>
        </w:r>
      </w:ins>
      <w:ins w:id="89" w:author="文仵传偷助手" w:date="2020-12-16T16:21:24Z">
        <w:r>
          <w:rPr>
            <w:color w:val="auto"/>
          </w:rPr>
          <w:t>7</w:t>
        </w:r>
      </w:ins>
      <w:ins w:id="90" w:author="文仵传偷助手" w:date="2020-12-16T16:21:24Z">
        <w:r>
          <w:rPr>
            <w:color w:val="auto"/>
          </w:rPr>
          <w:fldChar w:fldCharType="end"/>
        </w:r>
      </w:ins>
      <w:ins w:id="91" w:author="文仵传偷助手" w:date="2020-12-16T16:21:24Z">
        <w:r>
          <w:rPr>
            <w:rFonts w:hint="eastAsia"/>
            <w:color w:val="auto"/>
            <w:lang w:val="en-US" w:eastAsia="zh-CN"/>
          </w:rPr>
          <w:fldChar w:fldCharType="end"/>
        </w:r>
      </w:ins>
    </w:p>
    <w:p>
      <w:pPr>
        <w:pStyle w:val="8"/>
        <w:tabs>
          <w:tab w:val="right" w:leader="dot" w:pos="8306"/>
        </w:tabs>
        <w:spacing w:line="360" w:lineRule="auto"/>
        <w:rPr>
          <w:ins w:id="92" w:author="文仵传偷助手" w:date="2020-12-16T16:21:24Z"/>
          <w:color w:val="auto"/>
        </w:rPr>
      </w:pPr>
      <w:ins w:id="93" w:author="文仵传偷助手" w:date="2020-12-16T16:21:24Z">
        <w:r>
          <w:rPr>
            <w:rFonts w:hint="eastAsia"/>
            <w:color w:val="auto"/>
            <w:lang w:val="en-US" w:eastAsia="zh-CN"/>
          </w:rPr>
          <w:fldChar w:fldCharType="begin"/>
        </w:r>
      </w:ins>
      <w:ins w:id="94" w:author="文仵传偷助手" w:date="2020-12-16T16:21:24Z">
        <w:r>
          <w:rPr>
            <w:rFonts w:hint="eastAsia"/>
            <w:color w:val="auto"/>
            <w:lang w:val="en-US" w:eastAsia="zh-CN"/>
          </w:rPr>
          <w:instrText xml:space="preserve"> HYPERLINK \l _Toc757140529 </w:instrText>
        </w:r>
      </w:ins>
      <w:ins w:id="95" w:author="文仵传偷助手" w:date="2020-12-16T16:21:24Z">
        <w:r>
          <w:rPr>
            <w:rFonts w:hint="eastAsia"/>
            <w:color w:val="auto"/>
            <w:lang w:val="en-US" w:eastAsia="zh-CN"/>
          </w:rPr>
          <w:fldChar w:fldCharType="separate"/>
        </w:r>
      </w:ins>
      <w:ins w:id="96" w:author="文仵传偷助手" w:date="2020-12-16T16:21:24Z">
        <w:r>
          <w:rPr>
            <w:rFonts w:hint="eastAsia"/>
            <w:color w:val="auto"/>
            <w:lang w:val="en-US" w:eastAsia="zh-CN"/>
          </w:rPr>
          <w:t>1． 开发语言</w:t>
        </w:r>
      </w:ins>
      <w:ins w:id="97" w:author="文仵传偷助手" w:date="2020-12-16T16:21:24Z">
        <w:r>
          <w:rPr>
            <w:color w:val="auto"/>
          </w:rPr>
          <w:tab/>
        </w:r>
      </w:ins>
      <w:ins w:id="98" w:author="文仵传偷助手" w:date="2020-12-16T16:21:24Z">
        <w:r>
          <w:rPr>
            <w:color w:val="auto"/>
          </w:rPr>
          <w:fldChar w:fldCharType="begin"/>
        </w:r>
      </w:ins>
      <w:ins w:id="99" w:author="文仵传偷助手" w:date="2020-12-16T16:21:24Z">
        <w:r>
          <w:rPr>
            <w:color w:val="auto"/>
          </w:rPr>
          <w:instrText xml:space="preserve"> PAGEREF _Toc757140529 </w:instrText>
        </w:r>
      </w:ins>
      <w:ins w:id="100" w:author="文仵传偷助手" w:date="2020-12-16T16:21:24Z">
        <w:r>
          <w:rPr>
            <w:color w:val="auto"/>
          </w:rPr>
          <w:fldChar w:fldCharType="separate"/>
        </w:r>
      </w:ins>
      <w:ins w:id="101" w:author="文仵传偷助手" w:date="2020-12-16T16:21:24Z">
        <w:r>
          <w:rPr>
            <w:color w:val="auto"/>
          </w:rPr>
          <w:t>7</w:t>
        </w:r>
      </w:ins>
      <w:ins w:id="102" w:author="文仵传偷助手" w:date="2020-12-16T16:21:24Z">
        <w:r>
          <w:rPr>
            <w:color w:val="auto"/>
          </w:rPr>
          <w:fldChar w:fldCharType="end"/>
        </w:r>
      </w:ins>
      <w:ins w:id="103" w:author="文仵传偷助手" w:date="2020-12-16T16:21:24Z">
        <w:r>
          <w:rPr>
            <w:rFonts w:hint="eastAsia"/>
            <w:color w:val="auto"/>
            <w:lang w:val="en-US" w:eastAsia="zh-CN"/>
          </w:rPr>
          <w:fldChar w:fldCharType="end"/>
        </w:r>
      </w:ins>
    </w:p>
    <w:p>
      <w:pPr>
        <w:pStyle w:val="8"/>
        <w:tabs>
          <w:tab w:val="right" w:leader="dot" w:pos="8306"/>
        </w:tabs>
        <w:spacing w:line="360" w:lineRule="auto"/>
        <w:rPr>
          <w:ins w:id="104" w:author="文仵传偷助手" w:date="2020-12-16T16:21:24Z"/>
          <w:color w:val="auto"/>
        </w:rPr>
      </w:pPr>
      <w:ins w:id="105" w:author="文仵传偷助手" w:date="2020-12-16T16:21:24Z">
        <w:r>
          <w:rPr>
            <w:rFonts w:hint="eastAsia"/>
            <w:color w:val="auto"/>
            <w:lang w:val="en-US" w:eastAsia="zh-CN"/>
          </w:rPr>
          <w:fldChar w:fldCharType="begin"/>
        </w:r>
      </w:ins>
      <w:ins w:id="106" w:author="文仵传偷助手" w:date="2020-12-16T16:21:24Z">
        <w:r>
          <w:rPr>
            <w:rFonts w:hint="eastAsia"/>
            <w:color w:val="auto"/>
            <w:lang w:val="en-US" w:eastAsia="zh-CN"/>
          </w:rPr>
          <w:instrText xml:space="preserve"> HYPERLINK \l _Toc1420262428 </w:instrText>
        </w:r>
      </w:ins>
      <w:ins w:id="107" w:author="文仵传偷助手" w:date="2020-12-16T16:21:24Z">
        <w:r>
          <w:rPr>
            <w:rFonts w:hint="eastAsia"/>
            <w:color w:val="auto"/>
            <w:lang w:val="en-US" w:eastAsia="zh-CN"/>
          </w:rPr>
          <w:fldChar w:fldCharType="separate"/>
        </w:r>
      </w:ins>
      <w:ins w:id="108" w:author="文仵传偷助手" w:date="2020-12-16T16:21:24Z">
        <w:r>
          <w:rPr>
            <w:rFonts w:hint="eastAsia"/>
            <w:color w:val="auto"/>
            <w:lang w:val="en-US" w:eastAsia="zh-CN"/>
          </w:rPr>
          <w:t>2． 开发环境</w:t>
        </w:r>
      </w:ins>
      <w:ins w:id="109" w:author="文仵传偷助手" w:date="2020-12-16T16:21:24Z">
        <w:r>
          <w:rPr>
            <w:color w:val="auto"/>
          </w:rPr>
          <w:tab/>
        </w:r>
      </w:ins>
      <w:ins w:id="110" w:author="文仵传偷助手" w:date="2020-12-16T16:21:24Z">
        <w:r>
          <w:rPr>
            <w:color w:val="auto"/>
          </w:rPr>
          <w:fldChar w:fldCharType="begin"/>
        </w:r>
      </w:ins>
      <w:ins w:id="111" w:author="文仵传偷助手" w:date="2020-12-16T16:21:24Z">
        <w:r>
          <w:rPr>
            <w:color w:val="auto"/>
          </w:rPr>
          <w:instrText xml:space="preserve"> PAGEREF _Toc1420262428 </w:instrText>
        </w:r>
      </w:ins>
      <w:ins w:id="112" w:author="文仵传偷助手" w:date="2020-12-16T16:21:24Z">
        <w:r>
          <w:rPr>
            <w:color w:val="auto"/>
          </w:rPr>
          <w:fldChar w:fldCharType="separate"/>
        </w:r>
      </w:ins>
      <w:ins w:id="113" w:author="文仵传偷助手" w:date="2020-12-16T16:21:24Z">
        <w:r>
          <w:rPr>
            <w:color w:val="auto"/>
          </w:rPr>
          <w:t>7</w:t>
        </w:r>
      </w:ins>
      <w:ins w:id="114" w:author="文仵传偷助手" w:date="2020-12-16T16:21:24Z">
        <w:r>
          <w:rPr>
            <w:color w:val="auto"/>
          </w:rPr>
          <w:fldChar w:fldCharType="end"/>
        </w:r>
      </w:ins>
      <w:ins w:id="115" w:author="文仵传偷助手" w:date="2020-12-16T16:21:24Z">
        <w:r>
          <w:rPr>
            <w:rFonts w:hint="eastAsia"/>
            <w:color w:val="auto"/>
            <w:lang w:val="en-US" w:eastAsia="zh-CN"/>
          </w:rPr>
          <w:fldChar w:fldCharType="end"/>
        </w:r>
      </w:ins>
    </w:p>
    <w:p>
      <w:pPr>
        <w:pStyle w:val="8"/>
        <w:tabs>
          <w:tab w:val="right" w:leader="dot" w:pos="8306"/>
        </w:tabs>
        <w:spacing w:line="360" w:lineRule="auto"/>
        <w:rPr>
          <w:ins w:id="116" w:author="文仵传偷助手" w:date="2020-12-16T16:21:24Z"/>
          <w:color w:val="auto"/>
        </w:rPr>
      </w:pPr>
      <w:ins w:id="117" w:author="文仵传偷助手" w:date="2020-12-16T16:21:24Z">
        <w:r>
          <w:rPr>
            <w:rFonts w:hint="eastAsia"/>
            <w:color w:val="auto"/>
            <w:lang w:val="en-US" w:eastAsia="zh-CN"/>
          </w:rPr>
          <w:fldChar w:fldCharType="begin"/>
        </w:r>
      </w:ins>
      <w:ins w:id="118" w:author="文仵传偷助手" w:date="2020-12-16T16:21:24Z">
        <w:r>
          <w:rPr>
            <w:rFonts w:hint="eastAsia"/>
            <w:color w:val="auto"/>
            <w:lang w:val="en-US" w:eastAsia="zh-CN"/>
          </w:rPr>
          <w:instrText xml:space="preserve"> HYPERLINK \l _Toc1069890991 </w:instrText>
        </w:r>
      </w:ins>
      <w:ins w:id="119" w:author="文仵传偷助手" w:date="2020-12-16T16:21:24Z">
        <w:r>
          <w:rPr>
            <w:rFonts w:hint="eastAsia"/>
            <w:color w:val="auto"/>
            <w:lang w:val="en-US" w:eastAsia="zh-CN"/>
          </w:rPr>
          <w:fldChar w:fldCharType="separate"/>
        </w:r>
      </w:ins>
      <w:ins w:id="120" w:author="文仵传偷助手" w:date="2020-12-16T16:21:24Z">
        <w:r>
          <w:rPr>
            <w:rFonts w:hint="eastAsia"/>
            <w:color w:val="auto"/>
            <w:lang w:val="en-US" w:eastAsia="zh-CN"/>
          </w:rPr>
          <w:t>3． 调试环境</w:t>
        </w:r>
      </w:ins>
      <w:ins w:id="121" w:author="文仵传偷助手" w:date="2020-12-16T16:21:24Z">
        <w:r>
          <w:rPr>
            <w:color w:val="auto"/>
          </w:rPr>
          <w:tab/>
        </w:r>
      </w:ins>
      <w:ins w:id="122" w:author="文仵传偷助手" w:date="2020-12-16T16:21:24Z">
        <w:r>
          <w:rPr>
            <w:color w:val="auto"/>
          </w:rPr>
          <w:fldChar w:fldCharType="begin"/>
        </w:r>
      </w:ins>
      <w:ins w:id="123" w:author="文仵传偷助手" w:date="2020-12-16T16:21:24Z">
        <w:r>
          <w:rPr>
            <w:color w:val="auto"/>
          </w:rPr>
          <w:instrText xml:space="preserve"> PAGEREF _Toc1069890991 </w:instrText>
        </w:r>
      </w:ins>
      <w:ins w:id="124" w:author="文仵传偷助手" w:date="2020-12-16T16:21:24Z">
        <w:r>
          <w:rPr>
            <w:color w:val="auto"/>
          </w:rPr>
          <w:fldChar w:fldCharType="separate"/>
        </w:r>
      </w:ins>
      <w:ins w:id="125" w:author="文仵传偷助手" w:date="2020-12-16T16:21:24Z">
        <w:r>
          <w:rPr>
            <w:color w:val="auto"/>
          </w:rPr>
          <w:t>7</w:t>
        </w:r>
      </w:ins>
      <w:ins w:id="126" w:author="文仵传偷助手" w:date="2020-12-16T16:21:24Z">
        <w:r>
          <w:rPr>
            <w:color w:val="auto"/>
          </w:rPr>
          <w:fldChar w:fldCharType="end"/>
        </w:r>
      </w:ins>
      <w:ins w:id="127" w:author="文仵传偷助手" w:date="2020-12-16T16:21:24Z">
        <w:r>
          <w:rPr>
            <w:rFonts w:hint="eastAsia"/>
            <w:color w:val="auto"/>
            <w:lang w:val="en-US" w:eastAsia="zh-CN"/>
          </w:rPr>
          <w:fldChar w:fldCharType="end"/>
        </w:r>
      </w:ins>
    </w:p>
    <w:p>
      <w:pPr>
        <w:pStyle w:val="8"/>
        <w:tabs>
          <w:tab w:val="right" w:leader="dot" w:pos="8306"/>
        </w:tabs>
        <w:spacing w:line="360" w:lineRule="auto"/>
        <w:rPr>
          <w:ins w:id="128" w:author="文仵传偷助手" w:date="2020-12-16T16:21:24Z"/>
          <w:color w:val="auto"/>
        </w:rPr>
      </w:pPr>
      <w:ins w:id="129" w:author="文仵传偷助手" w:date="2020-12-16T16:21:24Z">
        <w:r>
          <w:rPr>
            <w:rFonts w:hint="eastAsia"/>
            <w:color w:val="auto"/>
            <w:lang w:val="en-US" w:eastAsia="zh-CN"/>
          </w:rPr>
          <w:fldChar w:fldCharType="begin"/>
        </w:r>
      </w:ins>
      <w:ins w:id="130" w:author="文仵传偷助手" w:date="2020-12-16T16:21:24Z">
        <w:r>
          <w:rPr>
            <w:rFonts w:hint="eastAsia"/>
            <w:color w:val="auto"/>
            <w:lang w:val="en-US" w:eastAsia="zh-CN"/>
          </w:rPr>
          <w:instrText xml:space="preserve"> HYPERLINK \l _Toc777309406 </w:instrText>
        </w:r>
      </w:ins>
      <w:ins w:id="131" w:author="文仵传偷助手" w:date="2020-12-16T16:21:24Z">
        <w:r>
          <w:rPr>
            <w:rFonts w:hint="eastAsia"/>
            <w:color w:val="auto"/>
            <w:lang w:val="en-US" w:eastAsia="zh-CN"/>
          </w:rPr>
          <w:fldChar w:fldCharType="separate"/>
        </w:r>
      </w:ins>
      <w:ins w:id="132" w:author="文仵传偷助手" w:date="2020-12-16T16:21:24Z">
        <w:r>
          <w:rPr>
            <w:rFonts w:hint="eastAsia"/>
            <w:color w:val="auto"/>
            <w:lang w:val="en-US" w:eastAsia="zh-CN"/>
          </w:rPr>
          <w:t>4． Vue-cli配置</w:t>
        </w:r>
      </w:ins>
      <w:ins w:id="133" w:author="文仵传偷助手" w:date="2020-12-16T16:21:24Z">
        <w:r>
          <w:rPr>
            <w:color w:val="auto"/>
          </w:rPr>
          <w:tab/>
        </w:r>
      </w:ins>
      <w:ins w:id="134" w:author="文仵传偷助手" w:date="2020-12-16T16:21:24Z">
        <w:r>
          <w:rPr>
            <w:color w:val="auto"/>
          </w:rPr>
          <w:fldChar w:fldCharType="begin"/>
        </w:r>
      </w:ins>
      <w:ins w:id="135" w:author="文仵传偷助手" w:date="2020-12-16T16:21:24Z">
        <w:r>
          <w:rPr>
            <w:color w:val="auto"/>
          </w:rPr>
          <w:instrText xml:space="preserve"> PAGEREF _Toc777309406 </w:instrText>
        </w:r>
      </w:ins>
      <w:ins w:id="136" w:author="文仵传偷助手" w:date="2020-12-16T16:21:24Z">
        <w:r>
          <w:rPr>
            <w:color w:val="auto"/>
          </w:rPr>
          <w:fldChar w:fldCharType="separate"/>
        </w:r>
      </w:ins>
      <w:ins w:id="137" w:author="文仵传偷助手" w:date="2020-12-16T16:21:24Z">
        <w:r>
          <w:rPr>
            <w:color w:val="auto"/>
          </w:rPr>
          <w:t>7</w:t>
        </w:r>
      </w:ins>
      <w:ins w:id="138" w:author="文仵传偷助手" w:date="2020-12-16T16:21:24Z">
        <w:r>
          <w:rPr>
            <w:color w:val="auto"/>
          </w:rPr>
          <w:fldChar w:fldCharType="end"/>
        </w:r>
      </w:ins>
      <w:ins w:id="139" w:author="文仵传偷助手" w:date="2020-12-16T16:21:24Z">
        <w:r>
          <w:rPr>
            <w:rFonts w:hint="eastAsia"/>
            <w:color w:val="auto"/>
            <w:lang w:val="en-US" w:eastAsia="zh-CN"/>
          </w:rPr>
          <w:fldChar w:fldCharType="end"/>
        </w:r>
      </w:ins>
    </w:p>
    <w:p>
      <w:pPr>
        <w:pStyle w:val="8"/>
        <w:tabs>
          <w:tab w:val="right" w:leader="dot" w:pos="8306"/>
        </w:tabs>
        <w:spacing w:line="360" w:lineRule="auto"/>
        <w:rPr>
          <w:ins w:id="140" w:author="文仵传偷助手" w:date="2020-12-16T16:21:24Z"/>
          <w:color w:val="auto"/>
        </w:rPr>
      </w:pPr>
      <w:ins w:id="141" w:author="文仵传偷助手" w:date="2020-12-16T16:21:24Z">
        <w:r>
          <w:rPr>
            <w:rFonts w:hint="eastAsia"/>
            <w:color w:val="auto"/>
            <w:lang w:val="en-US" w:eastAsia="zh-CN"/>
          </w:rPr>
          <w:fldChar w:fldCharType="begin"/>
        </w:r>
      </w:ins>
      <w:ins w:id="142" w:author="文仵传偷助手" w:date="2020-12-16T16:21:24Z">
        <w:r>
          <w:rPr>
            <w:rFonts w:hint="eastAsia"/>
            <w:color w:val="auto"/>
            <w:lang w:val="en-US" w:eastAsia="zh-CN"/>
          </w:rPr>
          <w:instrText xml:space="preserve"> HYPERLINK \l _Toc1096161941 </w:instrText>
        </w:r>
      </w:ins>
      <w:ins w:id="143" w:author="文仵传偷助手" w:date="2020-12-16T16:21:24Z">
        <w:r>
          <w:rPr>
            <w:rFonts w:hint="eastAsia"/>
            <w:color w:val="auto"/>
            <w:lang w:val="en-US" w:eastAsia="zh-CN"/>
          </w:rPr>
          <w:fldChar w:fldCharType="separate"/>
        </w:r>
      </w:ins>
      <w:ins w:id="144" w:author="文仵传偷助手" w:date="2020-12-16T16:21:24Z">
        <w:r>
          <w:rPr>
            <w:rFonts w:hint="eastAsia"/>
            <w:color w:val="auto"/>
            <w:lang w:val="en-US" w:eastAsia="zh-CN"/>
          </w:rPr>
          <w:t>5． Nginx服务器</w:t>
        </w:r>
      </w:ins>
      <w:ins w:id="145" w:author="文仵传偷助手" w:date="2020-12-16T16:21:24Z">
        <w:r>
          <w:rPr>
            <w:color w:val="auto"/>
          </w:rPr>
          <w:tab/>
        </w:r>
      </w:ins>
      <w:ins w:id="146" w:author="文仵传偷助手" w:date="2020-12-16T16:21:24Z">
        <w:r>
          <w:rPr>
            <w:color w:val="auto"/>
          </w:rPr>
          <w:fldChar w:fldCharType="begin"/>
        </w:r>
      </w:ins>
      <w:ins w:id="147" w:author="文仵传偷助手" w:date="2020-12-16T16:21:24Z">
        <w:r>
          <w:rPr>
            <w:color w:val="auto"/>
          </w:rPr>
          <w:instrText xml:space="preserve"> PAGEREF _Toc1096161941 </w:instrText>
        </w:r>
      </w:ins>
      <w:ins w:id="148" w:author="文仵传偷助手" w:date="2020-12-16T16:21:24Z">
        <w:r>
          <w:rPr>
            <w:color w:val="auto"/>
          </w:rPr>
          <w:fldChar w:fldCharType="separate"/>
        </w:r>
      </w:ins>
      <w:ins w:id="149" w:author="文仵传偷助手" w:date="2020-12-16T16:21:24Z">
        <w:r>
          <w:rPr>
            <w:color w:val="auto"/>
          </w:rPr>
          <w:t>7</w:t>
        </w:r>
      </w:ins>
      <w:ins w:id="150" w:author="文仵传偷助手" w:date="2020-12-16T16:21:24Z">
        <w:r>
          <w:rPr>
            <w:color w:val="auto"/>
          </w:rPr>
          <w:fldChar w:fldCharType="end"/>
        </w:r>
      </w:ins>
      <w:ins w:id="151" w:author="文仵传偷助手" w:date="2020-12-16T16:21:24Z">
        <w:r>
          <w:rPr>
            <w:rFonts w:hint="eastAsia"/>
            <w:color w:val="auto"/>
            <w:lang w:val="en-US" w:eastAsia="zh-CN"/>
          </w:rPr>
          <w:fldChar w:fldCharType="end"/>
        </w:r>
      </w:ins>
    </w:p>
    <w:p>
      <w:pPr>
        <w:pStyle w:val="10"/>
        <w:tabs>
          <w:tab w:val="right" w:leader="dot" w:pos="8306"/>
        </w:tabs>
        <w:spacing w:line="360" w:lineRule="auto"/>
        <w:rPr>
          <w:ins w:id="152" w:author="文仵传偷助手" w:date="2020-12-16T16:21:24Z"/>
          <w:color w:val="auto"/>
        </w:rPr>
      </w:pPr>
      <w:ins w:id="153" w:author="文仵传偷助手" w:date="2020-12-16T16:21:24Z">
        <w:r>
          <w:rPr>
            <w:rFonts w:hint="eastAsia"/>
            <w:color w:val="auto"/>
            <w:lang w:val="en-US" w:eastAsia="zh-CN"/>
          </w:rPr>
          <w:fldChar w:fldCharType="begin"/>
        </w:r>
      </w:ins>
      <w:ins w:id="154" w:author="文仵传偷助手" w:date="2020-12-16T16:21:24Z">
        <w:r>
          <w:rPr>
            <w:rFonts w:hint="eastAsia"/>
            <w:color w:val="auto"/>
            <w:lang w:val="en-US" w:eastAsia="zh-CN"/>
          </w:rPr>
          <w:instrText xml:space="preserve"> HYPERLINK \l _Toc2079018421 </w:instrText>
        </w:r>
      </w:ins>
      <w:ins w:id="155" w:author="文仵传偷助手" w:date="2020-12-16T16:21:24Z">
        <w:r>
          <w:rPr>
            <w:rFonts w:hint="eastAsia"/>
            <w:color w:val="auto"/>
            <w:lang w:val="en-US" w:eastAsia="zh-CN"/>
          </w:rPr>
          <w:fldChar w:fldCharType="separate"/>
        </w:r>
      </w:ins>
      <w:ins w:id="156" w:author="文仵传偷助手" w:date="2020-12-16T16:21:24Z">
        <w:r>
          <w:rPr>
            <w:rFonts w:hint="eastAsia"/>
            <w:color w:val="auto"/>
            <w:lang w:val="en-US" w:eastAsia="zh-CN"/>
          </w:rPr>
          <w:t>五． 实验内容</w:t>
        </w:r>
      </w:ins>
      <w:ins w:id="157" w:author="文仵传偷助手" w:date="2020-12-16T16:21:24Z">
        <w:r>
          <w:rPr>
            <w:color w:val="auto"/>
          </w:rPr>
          <w:tab/>
        </w:r>
      </w:ins>
      <w:ins w:id="158" w:author="文仵传偷助手" w:date="2020-12-16T16:21:24Z">
        <w:r>
          <w:rPr>
            <w:color w:val="auto"/>
          </w:rPr>
          <w:fldChar w:fldCharType="begin"/>
        </w:r>
      </w:ins>
      <w:ins w:id="159" w:author="文仵传偷助手" w:date="2020-12-16T16:21:24Z">
        <w:r>
          <w:rPr>
            <w:color w:val="auto"/>
          </w:rPr>
          <w:instrText xml:space="preserve"> PAGEREF _Toc2079018421 </w:instrText>
        </w:r>
      </w:ins>
      <w:ins w:id="160" w:author="文仵传偷助手" w:date="2020-12-16T16:21:24Z">
        <w:r>
          <w:rPr>
            <w:color w:val="auto"/>
          </w:rPr>
          <w:fldChar w:fldCharType="separate"/>
        </w:r>
      </w:ins>
      <w:ins w:id="161" w:author="文仵传偷助手" w:date="2020-12-16T16:21:24Z">
        <w:r>
          <w:rPr>
            <w:color w:val="auto"/>
          </w:rPr>
          <w:t>7</w:t>
        </w:r>
      </w:ins>
      <w:ins w:id="162" w:author="文仵传偷助手" w:date="2020-12-16T16:21:24Z">
        <w:r>
          <w:rPr>
            <w:color w:val="auto"/>
          </w:rPr>
          <w:fldChar w:fldCharType="end"/>
        </w:r>
      </w:ins>
      <w:ins w:id="163" w:author="文仵传偷助手" w:date="2020-12-16T16:21:24Z">
        <w:r>
          <w:rPr>
            <w:rFonts w:hint="eastAsia"/>
            <w:color w:val="auto"/>
            <w:lang w:val="en-US" w:eastAsia="zh-CN"/>
          </w:rPr>
          <w:fldChar w:fldCharType="end"/>
        </w:r>
      </w:ins>
    </w:p>
    <w:p>
      <w:pPr>
        <w:pStyle w:val="10"/>
        <w:tabs>
          <w:tab w:val="right" w:leader="dot" w:pos="8306"/>
        </w:tabs>
        <w:spacing w:line="360" w:lineRule="auto"/>
        <w:ind w:firstLine="420" w:firstLineChars="200"/>
        <w:rPr>
          <w:ins w:id="165" w:author="文仵传偷助手" w:date="2020-12-16T16:21:24Z"/>
          <w:color w:val="auto"/>
        </w:rPr>
        <w:pPrChange w:id="164" w:author="文仵传偷助手" w:date="2020-12-16T16:22:29Z">
          <w:pPr>
            <w:pStyle w:val="10"/>
            <w:tabs>
              <w:tab w:val="right" w:leader="dot" w:pos="8306"/>
            </w:tabs>
            <w:spacing w:line="360" w:lineRule="auto"/>
          </w:pPr>
        </w:pPrChange>
      </w:pPr>
      <w:ins w:id="166" w:author="文仵传偷助手" w:date="2020-12-16T16:21:24Z">
        <w:r>
          <w:rPr>
            <w:rFonts w:hint="eastAsia"/>
            <w:color w:val="auto"/>
            <w:lang w:val="en-US" w:eastAsia="zh-CN"/>
          </w:rPr>
          <w:fldChar w:fldCharType="begin"/>
        </w:r>
      </w:ins>
      <w:ins w:id="167" w:author="文仵传偷助手" w:date="2020-12-16T16:21:24Z">
        <w:r>
          <w:rPr>
            <w:rFonts w:hint="eastAsia"/>
            <w:color w:val="auto"/>
            <w:lang w:val="en-US" w:eastAsia="zh-CN"/>
          </w:rPr>
          <w:instrText xml:space="preserve"> HYPERLINK \l _Toc356181410 </w:instrText>
        </w:r>
      </w:ins>
      <w:ins w:id="168" w:author="文仵传偷助手" w:date="2020-12-16T16:21:24Z">
        <w:r>
          <w:rPr>
            <w:rFonts w:hint="eastAsia"/>
            <w:color w:val="auto"/>
            <w:lang w:val="en-US" w:eastAsia="zh-CN"/>
          </w:rPr>
          <w:fldChar w:fldCharType="separate"/>
        </w:r>
      </w:ins>
      <w:ins w:id="169" w:author="文仵传偷助手" w:date="2020-12-16T16:21:24Z">
        <w:r>
          <w:rPr>
            <w:rFonts w:hint="default"/>
            <w:color w:val="auto"/>
            <w:lang w:eastAsia="zh-Hans"/>
          </w:rPr>
          <w:t xml:space="preserve">1. </w:t>
        </w:r>
      </w:ins>
      <w:ins w:id="170" w:author="文仵传偷助手" w:date="2020-12-16T16:21:24Z">
        <w:r>
          <w:rPr>
            <w:rFonts w:hint="eastAsia"/>
            <w:color w:val="auto"/>
            <w:lang w:val="en-US" w:eastAsia="zh-Hans"/>
          </w:rPr>
          <w:t>页面结构搭建</w:t>
        </w:r>
      </w:ins>
      <w:ins w:id="171" w:author="文仵传偷助手" w:date="2020-12-16T16:21:24Z">
        <w:r>
          <w:rPr>
            <w:color w:val="auto"/>
          </w:rPr>
          <w:tab/>
        </w:r>
      </w:ins>
      <w:ins w:id="172" w:author="文仵传偷助手" w:date="2020-12-16T16:21:24Z">
        <w:r>
          <w:rPr>
            <w:color w:val="auto"/>
          </w:rPr>
          <w:fldChar w:fldCharType="begin"/>
        </w:r>
      </w:ins>
      <w:ins w:id="173" w:author="文仵传偷助手" w:date="2020-12-16T16:21:24Z">
        <w:r>
          <w:rPr>
            <w:color w:val="auto"/>
          </w:rPr>
          <w:instrText xml:space="preserve"> PAGEREF _Toc356181410 </w:instrText>
        </w:r>
      </w:ins>
      <w:ins w:id="174" w:author="文仵传偷助手" w:date="2020-12-16T16:21:24Z">
        <w:r>
          <w:rPr>
            <w:color w:val="auto"/>
          </w:rPr>
          <w:fldChar w:fldCharType="separate"/>
        </w:r>
      </w:ins>
      <w:ins w:id="175" w:author="文仵传偷助手" w:date="2020-12-16T16:21:24Z">
        <w:r>
          <w:rPr>
            <w:color w:val="auto"/>
          </w:rPr>
          <w:t>7</w:t>
        </w:r>
      </w:ins>
      <w:ins w:id="176" w:author="文仵传偷助手" w:date="2020-12-16T16:21:24Z">
        <w:r>
          <w:rPr>
            <w:color w:val="auto"/>
          </w:rPr>
          <w:fldChar w:fldCharType="end"/>
        </w:r>
      </w:ins>
      <w:ins w:id="177" w:author="文仵传偷助手" w:date="2020-12-16T16:21:24Z">
        <w:r>
          <w:rPr>
            <w:rFonts w:hint="eastAsia"/>
            <w:color w:val="auto"/>
            <w:lang w:val="en-US" w:eastAsia="zh-CN"/>
          </w:rPr>
          <w:fldChar w:fldCharType="end"/>
        </w:r>
      </w:ins>
    </w:p>
    <w:p>
      <w:pPr>
        <w:pStyle w:val="10"/>
        <w:tabs>
          <w:tab w:val="right" w:leader="dot" w:pos="8306"/>
        </w:tabs>
        <w:spacing w:line="360" w:lineRule="auto"/>
        <w:ind w:firstLine="420" w:firstLineChars="200"/>
        <w:rPr>
          <w:ins w:id="179" w:author="文仵传偷助手" w:date="2020-12-16T16:21:24Z"/>
          <w:color w:val="auto"/>
        </w:rPr>
        <w:pPrChange w:id="178" w:author="文仵传偷助手" w:date="2020-12-16T16:22:28Z">
          <w:pPr>
            <w:pStyle w:val="10"/>
            <w:tabs>
              <w:tab w:val="right" w:leader="dot" w:pos="8306"/>
            </w:tabs>
            <w:spacing w:line="360" w:lineRule="auto"/>
          </w:pPr>
        </w:pPrChange>
      </w:pPr>
      <w:ins w:id="180" w:author="文仵传偷助手" w:date="2020-12-16T16:21:24Z">
        <w:r>
          <w:rPr>
            <w:rFonts w:hint="eastAsia"/>
            <w:color w:val="auto"/>
            <w:lang w:val="en-US" w:eastAsia="zh-CN"/>
          </w:rPr>
          <w:fldChar w:fldCharType="begin"/>
        </w:r>
      </w:ins>
      <w:ins w:id="181" w:author="文仵传偷助手" w:date="2020-12-16T16:21:24Z">
        <w:r>
          <w:rPr>
            <w:rFonts w:hint="eastAsia"/>
            <w:color w:val="auto"/>
            <w:lang w:val="en-US" w:eastAsia="zh-CN"/>
          </w:rPr>
          <w:instrText xml:space="preserve"> HYPERLINK \l _Toc1304033681 </w:instrText>
        </w:r>
      </w:ins>
      <w:ins w:id="182" w:author="文仵传偷助手" w:date="2020-12-16T16:21:24Z">
        <w:r>
          <w:rPr>
            <w:rFonts w:hint="eastAsia"/>
            <w:color w:val="auto"/>
            <w:lang w:val="en-US" w:eastAsia="zh-CN"/>
          </w:rPr>
          <w:fldChar w:fldCharType="separate"/>
        </w:r>
      </w:ins>
      <w:ins w:id="183" w:author="文仵传偷助手" w:date="2020-12-16T16:21:24Z">
        <w:r>
          <w:rPr>
            <w:rFonts w:hint="default"/>
            <w:color w:val="auto"/>
            <w:lang w:eastAsia="zh-Hans"/>
          </w:rPr>
          <w:t>2.</w:t>
        </w:r>
      </w:ins>
      <w:ins w:id="184" w:author="文仵传偷助手" w:date="2020-12-16T16:21:24Z">
        <w:r>
          <w:rPr>
            <w:rFonts w:hint="eastAsia"/>
            <w:color w:val="auto"/>
            <w:lang w:val="en-US" w:eastAsia="zh-Hans"/>
          </w:rPr>
          <w:t>接口连调</w:t>
        </w:r>
      </w:ins>
      <w:ins w:id="185" w:author="文仵传偷助手" w:date="2020-12-16T16:21:24Z">
        <w:r>
          <w:rPr>
            <w:color w:val="auto"/>
          </w:rPr>
          <w:tab/>
        </w:r>
      </w:ins>
      <w:ins w:id="186" w:author="文仵传偷助手" w:date="2020-12-16T16:21:24Z">
        <w:r>
          <w:rPr>
            <w:color w:val="auto"/>
          </w:rPr>
          <w:fldChar w:fldCharType="begin"/>
        </w:r>
      </w:ins>
      <w:ins w:id="187" w:author="文仵传偷助手" w:date="2020-12-16T16:21:24Z">
        <w:r>
          <w:rPr>
            <w:color w:val="auto"/>
          </w:rPr>
          <w:instrText xml:space="preserve"> PAGEREF _Toc1304033681 </w:instrText>
        </w:r>
      </w:ins>
      <w:ins w:id="188" w:author="文仵传偷助手" w:date="2020-12-16T16:21:24Z">
        <w:r>
          <w:rPr>
            <w:color w:val="auto"/>
          </w:rPr>
          <w:fldChar w:fldCharType="separate"/>
        </w:r>
      </w:ins>
      <w:ins w:id="189" w:author="文仵传偷助手" w:date="2020-12-16T16:21:24Z">
        <w:r>
          <w:rPr>
            <w:color w:val="auto"/>
          </w:rPr>
          <w:t>8</w:t>
        </w:r>
      </w:ins>
      <w:ins w:id="190" w:author="文仵传偷助手" w:date="2020-12-16T16:21:24Z">
        <w:r>
          <w:rPr>
            <w:color w:val="auto"/>
          </w:rPr>
          <w:fldChar w:fldCharType="end"/>
        </w:r>
      </w:ins>
      <w:ins w:id="191" w:author="文仵传偷助手" w:date="2020-12-16T16:21:24Z">
        <w:r>
          <w:rPr>
            <w:rFonts w:hint="eastAsia"/>
            <w:color w:val="auto"/>
            <w:lang w:val="en-US" w:eastAsia="zh-CN"/>
          </w:rPr>
          <w:fldChar w:fldCharType="end"/>
        </w:r>
      </w:ins>
    </w:p>
    <w:p>
      <w:pPr>
        <w:pStyle w:val="10"/>
        <w:tabs>
          <w:tab w:val="right" w:leader="dot" w:pos="8306"/>
        </w:tabs>
        <w:spacing w:line="360" w:lineRule="auto"/>
        <w:ind w:firstLine="420" w:firstLineChars="200"/>
        <w:rPr>
          <w:ins w:id="193" w:author="文仵传偷助手" w:date="2020-12-16T16:21:24Z"/>
          <w:color w:val="auto"/>
        </w:rPr>
        <w:pPrChange w:id="192" w:author="文仵传偷助手" w:date="2020-12-16T16:22:28Z">
          <w:pPr>
            <w:pStyle w:val="10"/>
            <w:tabs>
              <w:tab w:val="right" w:leader="dot" w:pos="8306"/>
            </w:tabs>
            <w:spacing w:line="360" w:lineRule="auto"/>
          </w:pPr>
        </w:pPrChange>
      </w:pPr>
      <w:ins w:id="194" w:author="文仵传偷助手" w:date="2020-12-16T16:21:24Z">
        <w:r>
          <w:rPr>
            <w:rFonts w:hint="eastAsia"/>
            <w:color w:val="auto"/>
            <w:lang w:val="en-US" w:eastAsia="zh-CN"/>
          </w:rPr>
          <w:fldChar w:fldCharType="begin"/>
        </w:r>
      </w:ins>
      <w:ins w:id="195" w:author="文仵传偷助手" w:date="2020-12-16T16:21:24Z">
        <w:r>
          <w:rPr>
            <w:rFonts w:hint="eastAsia"/>
            <w:color w:val="auto"/>
            <w:lang w:val="en-US" w:eastAsia="zh-CN"/>
          </w:rPr>
          <w:instrText xml:space="preserve"> HYPERLINK \l _Toc1823458932 </w:instrText>
        </w:r>
      </w:ins>
      <w:ins w:id="196" w:author="文仵传偷助手" w:date="2020-12-16T16:21:24Z">
        <w:r>
          <w:rPr>
            <w:rFonts w:hint="eastAsia"/>
            <w:color w:val="auto"/>
            <w:lang w:val="en-US" w:eastAsia="zh-CN"/>
          </w:rPr>
          <w:fldChar w:fldCharType="separate"/>
        </w:r>
      </w:ins>
      <w:ins w:id="197" w:author="文仵传偷助手" w:date="2020-12-16T16:21:24Z">
        <w:r>
          <w:rPr>
            <w:rFonts w:hint="default"/>
            <w:color w:val="auto"/>
            <w:lang w:eastAsia="zh-Hans"/>
          </w:rPr>
          <w:t>3.</w:t>
        </w:r>
      </w:ins>
      <w:ins w:id="198" w:author="文仵传偷助手" w:date="2020-12-16T16:21:24Z">
        <w:r>
          <w:rPr>
            <w:rFonts w:hint="eastAsia"/>
            <w:color w:val="auto"/>
            <w:lang w:val="en-US" w:eastAsia="zh-Hans"/>
          </w:rPr>
          <w:t>页面适配</w:t>
        </w:r>
      </w:ins>
      <w:ins w:id="199" w:author="文仵传偷助手" w:date="2020-12-16T16:21:24Z">
        <w:r>
          <w:rPr>
            <w:color w:val="auto"/>
          </w:rPr>
          <w:tab/>
        </w:r>
      </w:ins>
      <w:ins w:id="200" w:author="文仵传偷助手" w:date="2020-12-16T16:21:24Z">
        <w:r>
          <w:rPr>
            <w:color w:val="auto"/>
          </w:rPr>
          <w:fldChar w:fldCharType="begin"/>
        </w:r>
      </w:ins>
      <w:ins w:id="201" w:author="文仵传偷助手" w:date="2020-12-16T16:21:24Z">
        <w:r>
          <w:rPr>
            <w:color w:val="auto"/>
          </w:rPr>
          <w:instrText xml:space="preserve"> PAGEREF _Toc1823458932 </w:instrText>
        </w:r>
      </w:ins>
      <w:ins w:id="202" w:author="文仵传偷助手" w:date="2020-12-16T16:21:24Z">
        <w:r>
          <w:rPr>
            <w:color w:val="auto"/>
          </w:rPr>
          <w:fldChar w:fldCharType="separate"/>
        </w:r>
      </w:ins>
      <w:ins w:id="203" w:author="文仵传偷助手" w:date="2020-12-16T16:21:24Z">
        <w:r>
          <w:rPr>
            <w:color w:val="auto"/>
          </w:rPr>
          <w:t>8</w:t>
        </w:r>
      </w:ins>
      <w:ins w:id="204" w:author="文仵传偷助手" w:date="2020-12-16T16:21:24Z">
        <w:r>
          <w:rPr>
            <w:color w:val="auto"/>
          </w:rPr>
          <w:fldChar w:fldCharType="end"/>
        </w:r>
      </w:ins>
      <w:ins w:id="205" w:author="文仵传偷助手" w:date="2020-12-16T16:21:24Z">
        <w:r>
          <w:rPr>
            <w:rFonts w:hint="eastAsia"/>
            <w:color w:val="auto"/>
            <w:lang w:val="en-US" w:eastAsia="zh-CN"/>
          </w:rPr>
          <w:fldChar w:fldCharType="end"/>
        </w:r>
      </w:ins>
    </w:p>
    <w:p>
      <w:pPr>
        <w:pStyle w:val="10"/>
        <w:tabs>
          <w:tab w:val="right" w:leader="dot" w:pos="8306"/>
        </w:tabs>
        <w:spacing w:line="360" w:lineRule="auto"/>
        <w:ind w:firstLine="420" w:firstLineChars="200"/>
        <w:rPr>
          <w:ins w:id="207" w:author="文仵传偷助手" w:date="2020-12-16T16:21:24Z"/>
          <w:color w:val="auto"/>
        </w:rPr>
        <w:pPrChange w:id="206" w:author="文仵传偷助手" w:date="2020-12-16T16:22:31Z">
          <w:pPr>
            <w:pStyle w:val="10"/>
            <w:tabs>
              <w:tab w:val="right" w:leader="dot" w:pos="8306"/>
            </w:tabs>
            <w:spacing w:line="360" w:lineRule="auto"/>
          </w:pPr>
        </w:pPrChange>
      </w:pPr>
      <w:ins w:id="208" w:author="文仵传偷助手" w:date="2020-12-16T16:21:24Z">
        <w:bookmarkStart w:id="74" w:name="_GoBack"/>
        <w:bookmarkEnd w:id="74"/>
        <w:r>
          <w:rPr>
            <w:rFonts w:hint="eastAsia"/>
            <w:color w:val="auto"/>
            <w:lang w:val="en-US" w:eastAsia="zh-CN"/>
          </w:rPr>
          <w:fldChar w:fldCharType="begin"/>
        </w:r>
      </w:ins>
      <w:ins w:id="209" w:author="文仵传偷助手" w:date="2020-12-16T16:21:24Z">
        <w:r>
          <w:rPr>
            <w:rFonts w:hint="eastAsia"/>
            <w:color w:val="auto"/>
            <w:lang w:val="en-US" w:eastAsia="zh-CN"/>
          </w:rPr>
          <w:instrText xml:space="preserve"> HYPERLINK \l _Toc135143787 </w:instrText>
        </w:r>
      </w:ins>
      <w:ins w:id="210" w:author="文仵传偷助手" w:date="2020-12-16T16:21:24Z">
        <w:r>
          <w:rPr>
            <w:rFonts w:hint="eastAsia"/>
            <w:color w:val="auto"/>
            <w:lang w:val="en-US" w:eastAsia="zh-CN"/>
          </w:rPr>
          <w:fldChar w:fldCharType="separate"/>
        </w:r>
      </w:ins>
      <w:ins w:id="211" w:author="文仵传偷助手" w:date="2020-12-16T16:21:24Z">
        <w:r>
          <w:rPr>
            <w:rFonts w:hint="eastAsia"/>
            <w:color w:val="auto"/>
            <w:lang w:val="en-US" w:eastAsia="zh-CN"/>
          </w:rPr>
          <w:t>4. 实训任务工作量对标公司工作量</w:t>
        </w:r>
      </w:ins>
      <w:ins w:id="212" w:author="文仵传偷助手" w:date="2020-12-16T16:21:24Z">
        <w:r>
          <w:rPr>
            <w:color w:val="auto"/>
          </w:rPr>
          <w:tab/>
        </w:r>
      </w:ins>
      <w:ins w:id="213" w:author="文仵传偷助手" w:date="2020-12-16T16:21:24Z">
        <w:r>
          <w:rPr>
            <w:color w:val="auto"/>
          </w:rPr>
          <w:fldChar w:fldCharType="begin"/>
        </w:r>
      </w:ins>
      <w:ins w:id="214" w:author="文仵传偷助手" w:date="2020-12-16T16:21:24Z">
        <w:r>
          <w:rPr>
            <w:color w:val="auto"/>
          </w:rPr>
          <w:instrText xml:space="preserve"> PAGEREF _Toc135143787 </w:instrText>
        </w:r>
      </w:ins>
      <w:ins w:id="215" w:author="文仵传偷助手" w:date="2020-12-16T16:21:24Z">
        <w:r>
          <w:rPr>
            <w:color w:val="auto"/>
          </w:rPr>
          <w:fldChar w:fldCharType="separate"/>
        </w:r>
      </w:ins>
      <w:ins w:id="216" w:author="文仵传偷助手" w:date="2020-12-16T16:21:24Z">
        <w:r>
          <w:rPr>
            <w:color w:val="auto"/>
          </w:rPr>
          <w:t>8</w:t>
        </w:r>
      </w:ins>
      <w:ins w:id="217" w:author="文仵传偷助手" w:date="2020-12-16T16:21:24Z">
        <w:r>
          <w:rPr>
            <w:color w:val="auto"/>
          </w:rPr>
          <w:fldChar w:fldCharType="end"/>
        </w:r>
      </w:ins>
      <w:ins w:id="218" w:author="文仵传偷助手" w:date="2020-12-16T16:21:24Z">
        <w:r>
          <w:rPr>
            <w:rFonts w:hint="eastAsia"/>
            <w:color w:val="auto"/>
            <w:lang w:val="en-US" w:eastAsia="zh-CN"/>
          </w:rPr>
          <w:fldChar w:fldCharType="end"/>
        </w:r>
      </w:ins>
    </w:p>
    <w:p>
      <w:pPr>
        <w:pStyle w:val="10"/>
        <w:tabs>
          <w:tab w:val="right" w:leader="dot" w:pos="8306"/>
        </w:tabs>
        <w:spacing w:line="360" w:lineRule="auto"/>
        <w:rPr>
          <w:ins w:id="219" w:author="文仵传偷助手" w:date="2020-12-16T16:21:24Z"/>
          <w:color w:val="auto"/>
        </w:rPr>
      </w:pPr>
      <w:ins w:id="220" w:author="文仵传偷助手" w:date="2020-12-16T16:21:24Z">
        <w:r>
          <w:rPr>
            <w:rFonts w:hint="eastAsia"/>
            <w:color w:val="auto"/>
            <w:lang w:val="en-US" w:eastAsia="zh-CN"/>
          </w:rPr>
          <w:fldChar w:fldCharType="begin"/>
        </w:r>
      </w:ins>
      <w:ins w:id="221" w:author="文仵传偷助手" w:date="2020-12-16T16:21:24Z">
        <w:r>
          <w:rPr>
            <w:rFonts w:hint="eastAsia"/>
            <w:color w:val="auto"/>
            <w:lang w:val="en-US" w:eastAsia="zh-CN"/>
          </w:rPr>
          <w:instrText xml:space="preserve"> HYPERLINK \l _Toc1471413230 </w:instrText>
        </w:r>
      </w:ins>
      <w:ins w:id="222" w:author="文仵传偷助手" w:date="2020-12-16T16:21:24Z">
        <w:r>
          <w:rPr>
            <w:rFonts w:hint="eastAsia"/>
            <w:color w:val="auto"/>
            <w:lang w:val="en-US" w:eastAsia="zh-CN"/>
          </w:rPr>
          <w:fldChar w:fldCharType="separate"/>
        </w:r>
      </w:ins>
      <w:ins w:id="223" w:author="文仵传偷助手" w:date="2020-12-16T16:21:24Z">
        <w:r>
          <w:rPr>
            <w:rFonts w:hint="eastAsia"/>
            <w:color w:val="auto"/>
            <w:lang w:val="en-US" w:eastAsia="zh-CN"/>
          </w:rPr>
          <w:t>六． 功能思路分析</w:t>
        </w:r>
      </w:ins>
      <w:ins w:id="224" w:author="文仵传偷助手" w:date="2020-12-16T16:21:24Z">
        <w:r>
          <w:rPr>
            <w:color w:val="auto"/>
          </w:rPr>
          <w:tab/>
        </w:r>
      </w:ins>
      <w:ins w:id="225" w:author="文仵传偷助手" w:date="2020-12-16T16:21:24Z">
        <w:r>
          <w:rPr>
            <w:color w:val="auto"/>
          </w:rPr>
          <w:fldChar w:fldCharType="begin"/>
        </w:r>
      </w:ins>
      <w:ins w:id="226" w:author="文仵传偷助手" w:date="2020-12-16T16:21:24Z">
        <w:r>
          <w:rPr>
            <w:color w:val="auto"/>
          </w:rPr>
          <w:instrText xml:space="preserve"> PAGEREF _Toc1471413230 </w:instrText>
        </w:r>
      </w:ins>
      <w:ins w:id="227" w:author="文仵传偷助手" w:date="2020-12-16T16:21:24Z">
        <w:r>
          <w:rPr>
            <w:color w:val="auto"/>
          </w:rPr>
          <w:fldChar w:fldCharType="separate"/>
        </w:r>
      </w:ins>
      <w:ins w:id="228" w:author="文仵传偷助手" w:date="2020-12-16T16:21:24Z">
        <w:r>
          <w:rPr>
            <w:color w:val="auto"/>
          </w:rPr>
          <w:t>9</w:t>
        </w:r>
      </w:ins>
      <w:ins w:id="229" w:author="文仵传偷助手" w:date="2020-12-16T16:21:24Z">
        <w:r>
          <w:rPr>
            <w:color w:val="auto"/>
          </w:rPr>
          <w:fldChar w:fldCharType="end"/>
        </w:r>
      </w:ins>
      <w:ins w:id="230" w:author="文仵传偷助手" w:date="2020-12-16T16:21:24Z">
        <w:r>
          <w:rPr>
            <w:rFonts w:hint="eastAsia"/>
            <w:color w:val="auto"/>
            <w:lang w:val="en-US" w:eastAsia="zh-CN"/>
          </w:rPr>
          <w:fldChar w:fldCharType="end"/>
        </w:r>
      </w:ins>
    </w:p>
    <w:p>
      <w:pPr>
        <w:pStyle w:val="10"/>
        <w:tabs>
          <w:tab w:val="right" w:leader="dot" w:pos="8306"/>
        </w:tabs>
        <w:spacing w:line="360" w:lineRule="auto"/>
        <w:rPr>
          <w:ins w:id="231" w:author="文仵传偷助手" w:date="2020-12-16T16:21:24Z"/>
          <w:color w:val="auto"/>
        </w:rPr>
      </w:pPr>
      <w:ins w:id="232" w:author="文仵传偷助手" w:date="2020-12-16T16:21:24Z">
        <w:r>
          <w:rPr>
            <w:rFonts w:hint="eastAsia"/>
            <w:color w:val="auto"/>
            <w:lang w:val="en-US" w:eastAsia="zh-CN"/>
          </w:rPr>
          <w:fldChar w:fldCharType="begin"/>
        </w:r>
      </w:ins>
      <w:ins w:id="233" w:author="文仵传偷助手" w:date="2020-12-16T16:21:24Z">
        <w:r>
          <w:rPr>
            <w:rFonts w:hint="eastAsia"/>
            <w:color w:val="auto"/>
            <w:lang w:val="en-US" w:eastAsia="zh-CN"/>
          </w:rPr>
          <w:instrText xml:space="preserve"> HYPERLINK \l _Toc1767961405 </w:instrText>
        </w:r>
      </w:ins>
      <w:ins w:id="234" w:author="文仵传偷助手" w:date="2020-12-16T16:21:24Z">
        <w:r>
          <w:rPr>
            <w:rFonts w:hint="eastAsia"/>
            <w:color w:val="auto"/>
            <w:lang w:val="en-US" w:eastAsia="zh-CN"/>
          </w:rPr>
          <w:fldChar w:fldCharType="separate"/>
        </w:r>
      </w:ins>
      <w:ins w:id="235" w:author="文仵传偷助手" w:date="2020-12-16T16:21:24Z">
        <w:r>
          <w:rPr>
            <w:rFonts w:hint="eastAsia"/>
            <w:color w:val="auto"/>
            <w:lang w:val="en-US" w:eastAsia="zh-CN"/>
          </w:rPr>
          <w:t>七． 关键技术点解决方案</w:t>
        </w:r>
      </w:ins>
      <w:ins w:id="236" w:author="文仵传偷助手" w:date="2020-12-16T16:21:24Z">
        <w:r>
          <w:rPr>
            <w:color w:val="auto"/>
          </w:rPr>
          <w:tab/>
        </w:r>
      </w:ins>
      <w:ins w:id="237" w:author="文仵传偷助手" w:date="2020-12-16T16:21:24Z">
        <w:r>
          <w:rPr>
            <w:color w:val="auto"/>
          </w:rPr>
          <w:fldChar w:fldCharType="begin"/>
        </w:r>
      </w:ins>
      <w:ins w:id="238" w:author="文仵传偷助手" w:date="2020-12-16T16:21:24Z">
        <w:r>
          <w:rPr>
            <w:color w:val="auto"/>
          </w:rPr>
          <w:instrText xml:space="preserve"> PAGEREF _Toc1767961405 </w:instrText>
        </w:r>
      </w:ins>
      <w:ins w:id="239" w:author="文仵传偷助手" w:date="2020-12-16T16:21:24Z">
        <w:r>
          <w:rPr>
            <w:color w:val="auto"/>
          </w:rPr>
          <w:fldChar w:fldCharType="separate"/>
        </w:r>
      </w:ins>
      <w:ins w:id="240" w:author="文仵传偷助手" w:date="2020-12-16T16:21:24Z">
        <w:r>
          <w:rPr>
            <w:color w:val="auto"/>
          </w:rPr>
          <w:t>9</w:t>
        </w:r>
      </w:ins>
      <w:ins w:id="241" w:author="文仵传偷助手" w:date="2020-12-16T16:21:24Z">
        <w:r>
          <w:rPr>
            <w:color w:val="auto"/>
          </w:rPr>
          <w:fldChar w:fldCharType="end"/>
        </w:r>
      </w:ins>
      <w:ins w:id="242" w:author="文仵传偷助手" w:date="2020-12-16T16:21:24Z">
        <w:r>
          <w:rPr>
            <w:rFonts w:hint="eastAsia"/>
            <w:color w:val="auto"/>
            <w:lang w:val="en-US" w:eastAsia="zh-CN"/>
          </w:rPr>
          <w:fldChar w:fldCharType="end"/>
        </w:r>
      </w:ins>
    </w:p>
    <w:p>
      <w:pPr>
        <w:pStyle w:val="10"/>
        <w:tabs>
          <w:tab w:val="right" w:leader="dot" w:pos="8306"/>
        </w:tabs>
        <w:spacing w:line="360" w:lineRule="auto"/>
        <w:ind w:firstLine="420" w:firstLineChars="200"/>
        <w:rPr>
          <w:ins w:id="244" w:author="文仵传偷助手" w:date="2020-12-16T16:21:24Z"/>
          <w:color w:val="auto"/>
        </w:rPr>
        <w:pPrChange w:id="243" w:author="文仵传偷助手" w:date="2020-12-16T16:22:11Z">
          <w:pPr>
            <w:pStyle w:val="10"/>
            <w:tabs>
              <w:tab w:val="right" w:leader="dot" w:pos="8306"/>
            </w:tabs>
            <w:spacing w:line="360" w:lineRule="auto"/>
          </w:pPr>
        </w:pPrChange>
      </w:pPr>
      <w:ins w:id="245" w:author="文仵传偷助手" w:date="2020-12-16T16:21:24Z">
        <w:r>
          <w:rPr>
            <w:rFonts w:hint="eastAsia"/>
            <w:color w:val="auto"/>
            <w:lang w:val="en-US" w:eastAsia="zh-CN"/>
          </w:rPr>
          <w:fldChar w:fldCharType="begin"/>
        </w:r>
      </w:ins>
      <w:ins w:id="246" w:author="文仵传偷助手" w:date="2020-12-16T16:21:24Z">
        <w:r>
          <w:rPr>
            <w:rFonts w:hint="eastAsia"/>
            <w:color w:val="auto"/>
            <w:lang w:val="en-US" w:eastAsia="zh-CN"/>
          </w:rPr>
          <w:instrText xml:space="preserve"> HYPERLINK \l _Toc1543593943 </w:instrText>
        </w:r>
      </w:ins>
      <w:ins w:id="247" w:author="文仵传偷助手" w:date="2020-12-16T16:21:24Z">
        <w:r>
          <w:rPr>
            <w:rFonts w:hint="eastAsia"/>
            <w:color w:val="auto"/>
            <w:lang w:val="en-US" w:eastAsia="zh-CN"/>
          </w:rPr>
          <w:fldChar w:fldCharType="separate"/>
        </w:r>
      </w:ins>
      <w:ins w:id="248" w:author="文仵传偷助手" w:date="2020-12-16T16:21:24Z">
        <w:r>
          <w:rPr>
            <w:rFonts w:hint="default"/>
            <w:color w:val="auto"/>
            <w:lang w:eastAsia="zh-Hans"/>
          </w:rPr>
          <w:t>1、</w:t>
        </w:r>
      </w:ins>
      <w:ins w:id="249" w:author="文仵传偷助手" w:date="2020-12-16T16:21:24Z">
        <w:r>
          <w:rPr>
            <w:rFonts w:hint="eastAsia"/>
            <w:color w:val="auto"/>
            <w:lang w:val="en-US" w:eastAsia="zh-Hans"/>
          </w:rPr>
          <w:t>组件封装思路</w:t>
        </w:r>
      </w:ins>
      <w:ins w:id="250" w:author="文仵传偷助手" w:date="2020-12-16T16:21:24Z">
        <w:r>
          <w:rPr>
            <w:color w:val="auto"/>
          </w:rPr>
          <w:tab/>
        </w:r>
      </w:ins>
      <w:ins w:id="251" w:author="文仵传偷助手" w:date="2020-12-16T16:21:24Z">
        <w:r>
          <w:rPr>
            <w:color w:val="auto"/>
          </w:rPr>
          <w:fldChar w:fldCharType="begin"/>
        </w:r>
      </w:ins>
      <w:ins w:id="252" w:author="文仵传偷助手" w:date="2020-12-16T16:21:24Z">
        <w:r>
          <w:rPr>
            <w:color w:val="auto"/>
          </w:rPr>
          <w:instrText xml:space="preserve"> PAGEREF _Toc1543593943 </w:instrText>
        </w:r>
      </w:ins>
      <w:ins w:id="253" w:author="文仵传偷助手" w:date="2020-12-16T16:21:24Z">
        <w:r>
          <w:rPr>
            <w:color w:val="auto"/>
          </w:rPr>
          <w:fldChar w:fldCharType="separate"/>
        </w:r>
      </w:ins>
      <w:ins w:id="254" w:author="文仵传偷助手" w:date="2020-12-16T16:21:24Z">
        <w:r>
          <w:rPr>
            <w:color w:val="auto"/>
          </w:rPr>
          <w:t>9</w:t>
        </w:r>
      </w:ins>
      <w:ins w:id="255" w:author="文仵传偷助手" w:date="2020-12-16T16:21:24Z">
        <w:r>
          <w:rPr>
            <w:color w:val="auto"/>
          </w:rPr>
          <w:fldChar w:fldCharType="end"/>
        </w:r>
      </w:ins>
      <w:ins w:id="256" w:author="文仵传偷助手" w:date="2020-12-16T16:21:24Z">
        <w:r>
          <w:rPr>
            <w:rFonts w:hint="eastAsia"/>
            <w:color w:val="auto"/>
            <w:lang w:val="en-US" w:eastAsia="zh-CN"/>
          </w:rPr>
          <w:fldChar w:fldCharType="end"/>
        </w:r>
      </w:ins>
    </w:p>
    <w:p>
      <w:pPr>
        <w:pStyle w:val="8"/>
        <w:tabs>
          <w:tab w:val="right" w:leader="dot" w:pos="8306"/>
        </w:tabs>
        <w:spacing w:line="360" w:lineRule="auto"/>
        <w:ind w:left="0" w:leftChars="0" w:firstLine="420" w:firstLineChars="200"/>
        <w:rPr>
          <w:ins w:id="258" w:author="文仵传偷助手" w:date="2020-12-16T16:21:24Z"/>
          <w:color w:val="auto"/>
        </w:rPr>
        <w:pPrChange w:id="257" w:author="文仵传偷助手" w:date="2020-12-16T16:22:19Z">
          <w:pPr>
            <w:pStyle w:val="8"/>
            <w:tabs>
              <w:tab w:val="right" w:leader="dot" w:pos="8306"/>
            </w:tabs>
            <w:spacing w:line="360" w:lineRule="auto"/>
          </w:pPr>
        </w:pPrChange>
      </w:pPr>
      <w:ins w:id="259" w:author="文仵传偷助手" w:date="2020-12-16T16:21:24Z">
        <w:r>
          <w:rPr>
            <w:rFonts w:hint="eastAsia"/>
            <w:color w:val="auto"/>
            <w:lang w:val="en-US" w:eastAsia="zh-CN"/>
          </w:rPr>
          <w:fldChar w:fldCharType="begin"/>
        </w:r>
      </w:ins>
      <w:ins w:id="260" w:author="文仵传偷助手" w:date="2020-12-16T16:21:24Z">
        <w:r>
          <w:rPr>
            <w:rFonts w:hint="eastAsia"/>
            <w:color w:val="auto"/>
            <w:lang w:val="en-US" w:eastAsia="zh-CN"/>
          </w:rPr>
          <w:instrText xml:space="preserve"> HYPERLINK \l _Toc1580944241 </w:instrText>
        </w:r>
      </w:ins>
      <w:ins w:id="261" w:author="文仵传偷助手" w:date="2020-12-16T16:21:24Z">
        <w:r>
          <w:rPr>
            <w:rFonts w:hint="eastAsia"/>
            <w:color w:val="auto"/>
            <w:lang w:val="en-US" w:eastAsia="zh-CN"/>
          </w:rPr>
          <w:fldChar w:fldCharType="separate"/>
        </w:r>
      </w:ins>
      <w:ins w:id="262" w:author="文仵传偷助手" w:date="2020-12-16T16:21:24Z">
        <w:r>
          <w:rPr>
            <w:rFonts w:hint="eastAsia"/>
            <w:color w:val="auto"/>
            <w:lang w:val="en-US" w:eastAsia="zh-CN"/>
          </w:rPr>
          <w:t>八． 实验步骤</w:t>
        </w:r>
      </w:ins>
      <w:ins w:id="263" w:author="文仵传偷助手" w:date="2020-12-16T16:21:24Z">
        <w:r>
          <w:rPr>
            <w:color w:val="auto"/>
          </w:rPr>
          <w:tab/>
        </w:r>
      </w:ins>
      <w:ins w:id="264" w:author="文仵传偷助手" w:date="2020-12-16T16:21:24Z">
        <w:r>
          <w:rPr>
            <w:color w:val="auto"/>
          </w:rPr>
          <w:fldChar w:fldCharType="begin"/>
        </w:r>
      </w:ins>
      <w:ins w:id="265" w:author="文仵传偷助手" w:date="2020-12-16T16:21:24Z">
        <w:r>
          <w:rPr>
            <w:color w:val="auto"/>
          </w:rPr>
          <w:instrText xml:space="preserve"> PAGEREF _Toc1580944241 </w:instrText>
        </w:r>
      </w:ins>
      <w:ins w:id="266" w:author="文仵传偷助手" w:date="2020-12-16T16:21:24Z">
        <w:r>
          <w:rPr>
            <w:color w:val="auto"/>
          </w:rPr>
          <w:fldChar w:fldCharType="separate"/>
        </w:r>
      </w:ins>
      <w:ins w:id="267" w:author="文仵传偷助手" w:date="2020-12-16T16:21:24Z">
        <w:r>
          <w:rPr>
            <w:color w:val="auto"/>
          </w:rPr>
          <w:t>10</w:t>
        </w:r>
      </w:ins>
      <w:ins w:id="268" w:author="文仵传偷助手" w:date="2020-12-16T16:21:24Z">
        <w:r>
          <w:rPr>
            <w:color w:val="auto"/>
          </w:rPr>
          <w:fldChar w:fldCharType="end"/>
        </w:r>
      </w:ins>
      <w:ins w:id="269" w:author="文仵传偷助手" w:date="2020-12-16T16:21:24Z">
        <w:r>
          <w:rPr>
            <w:rFonts w:hint="eastAsia"/>
            <w:color w:val="auto"/>
            <w:lang w:val="en-US" w:eastAsia="zh-CN"/>
          </w:rPr>
          <w:fldChar w:fldCharType="end"/>
        </w:r>
      </w:ins>
    </w:p>
    <w:p>
      <w:pPr>
        <w:pStyle w:val="8"/>
        <w:tabs>
          <w:tab w:val="right" w:leader="dot" w:pos="8306"/>
        </w:tabs>
        <w:spacing w:line="360" w:lineRule="auto"/>
        <w:rPr>
          <w:ins w:id="270" w:author="文仵传偷助手" w:date="2020-12-16T16:21:24Z"/>
          <w:color w:val="auto"/>
        </w:rPr>
      </w:pPr>
      <w:ins w:id="271" w:author="文仵传偷助手" w:date="2020-12-16T16:21:24Z">
        <w:r>
          <w:rPr>
            <w:rFonts w:hint="eastAsia"/>
            <w:color w:val="auto"/>
            <w:lang w:val="en-US" w:eastAsia="zh-CN"/>
          </w:rPr>
          <w:fldChar w:fldCharType="begin"/>
        </w:r>
      </w:ins>
      <w:ins w:id="272" w:author="文仵传偷助手" w:date="2020-12-16T16:21:24Z">
        <w:r>
          <w:rPr>
            <w:rFonts w:hint="eastAsia"/>
            <w:color w:val="auto"/>
            <w:lang w:val="en-US" w:eastAsia="zh-CN"/>
          </w:rPr>
          <w:instrText xml:space="preserve"> HYPERLINK \l _Toc114694156 </w:instrText>
        </w:r>
      </w:ins>
      <w:ins w:id="273" w:author="文仵传偷助手" w:date="2020-12-16T16:21:24Z">
        <w:r>
          <w:rPr>
            <w:rFonts w:hint="eastAsia"/>
            <w:color w:val="auto"/>
            <w:lang w:val="en-US" w:eastAsia="zh-CN"/>
          </w:rPr>
          <w:fldChar w:fldCharType="separate"/>
        </w:r>
      </w:ins>
      <w:ins w:id="274" w:author="文仵传偷助手" w:date="2020-12-16T16:21:24Z">
        <w:r>
          <w:rPr>
            <w:rFonts w:hint="eastAsia"/>
            <w:color w:val="auto"/>
            <w:lang w:val="en-US" w:eastAsia="zh-CN"/>
          </w:rPr>
          <w:t xml:space="preserve">1． </w:t>
        </w:r>
      </w:ins>
      <w:ins w:id="275" w:author="文仵传偷助手" w:date="2020-12-16T16:21:24Z">
        <w:r>
          <w:rPr>
            <w:rFonts w:hint="eastAsia"/>
            <w:color w:val="auto"/>
            <w:lang w:val="en-US" w:eastAsia="zh-Hans"/>
          </w:rPr>
          <w:t>组件模版开发</w:t>
        </w:r>
      </w:ins>
      <w:ins w:id="276" w:author="文仵传偷助手" w:date="2020-12-16T16:21:24Z">
        <w:r>
          <w:rPr>
            <w:color w:val="auto"/>
          </w:rPr>
          <w:tab/>
        </w:r>
      </w:ins>
      <w:ins w:id="277" w:author="文仵传偷助手" w:date="2020-12-16T16:21:24Z">
        <w:r>
          <w:rPr>
            <w:color w:val="auto"/>
          </w:rPr>
          <w:fldChar w:fldCharType="begin"/>
        </w:r>
      </w:ins>
      <w:ins w:id="278" w:author="文仵传偷助手" w:date="2020-12-16T16:21:24Z">
        <w:r>
          <w:rPr>
            <w:color w:val="auto"/>
          </w:rPr>
          <w:instrText xml:space="preserve"> PAGEREF _Toc114694156 </w:instrText>
        </w:r>
      </w:ins>
      <w:ins w:id="279" w:author="文仵传偷助手" w:date="2020-12-16T16:21:24Z">
        <w:r>
          <w:rPr>
            <w:color w:val="auto"/>
          </w:rPr>
          <w:fldChar w:fldCharType="separate"/>
        </w:r>
      </w:ins>
      <w:ins w:id="280" w:author="文仵传偷助手" w:date="2020-12-16T16:21:24Z">
        <w:r>
          <w:rPr>
            <w:color w:val="auto"/>
          </w:rPr>
          <w:t>10</w:t>
        </w:r>
      </w:ins>
      <w:ins w:id="281" w:author="文仵传偷助手" w:date="2020-12-16T16:21:24Z">
        <w:r>
          <w:rPr>
            <w:color w:val="auto"/>
          </w:rPr>
          <w:fldChar w:fldCharType="end"/>
        </w:r>
      </w:ins>
      <w:ins w:id="282" w:author="文仵传偷助手" w:date="2020-12-16T16:21:24Z">
        <w:r>
          <w:rPr>
            <w:rFonts w:hint="eastAsia"/>
            <w:color w:val="auto"/>
            <w:lang w:val="en-US" w:eastAsia="zh-CN"/>
          </w:rPr>
          <w:fldChar w:fldCharType="end"/>
        </w:r>
      </w:ins>
    </w:p>
    <w:p>
      <w:pPr>
        <w:pStyle w:val="8"/>
        <w:tabs>
          <w:tab w:val="right" w:leader="dot" w:pos="8306"/>
        </w:tabs>
        <w:spacing w:line="360" w:lineRule="auto"/>
        <w:rPr>
          <w:ins w:id="283" w:author="文仵传偷助手" w:date="2020-12-16T16:21:24Z"/>
          <w:color w:val="auto"/>
        </w:rPr>
      </w:pPr>
      <w:ins w:id="284" w:author="文仵传偷助手" w:date="2020-12-16T16:21:24Z">
        <w:r>
          <w:rPr>
            <w:rFonts w:hint="eastAsia"/>
            <w:color w:val="auto"/>
            <w:lang w:val="en-US" w:eastAsia="zh-CN"/>
          </w:rPr>
          <w:fldChar w:fldCharType="begin"/>
        </w:r>
      </w:ins>
      <w:ins w:id="285" w:author="文仵传偷助手" w:date="2020-12-16T16:21:24Z">
        <w:r>
          <w:rPr>
            <w:rFonts w:hint="eastAsia"/>
            <w:color w:val="auto"/>
            <w:lang w:val="en-US" w:eastAsia="zh-CN"/>
          </w:rPr>
          <w:instrText xml:space="preserve"> HYPERLINK \l _Toc1371848533 </w:instrText>
        </w:r>
      </w:ins>
      <w:ins w:id="286" w:author="文仵传偷助手" w:date="2020-12-16T16:21:24Z">
        <w:r>
          <w:rPr>
            <w:rFonts w:hint="eastAsia"/>
            <w:color w:val="auto"/>
            <w:lang w:val="en-US" w:eastAsia="zh-CN"/>
          </w:rPr>
          <w:fldChar w:fldCharType="separate"/>
        </w:r>
      </w:ins>
      <w:ins w:id="287" w:author="文仵传偷助手" w:date="2020-12-16T16:21:24Z">
        <w:r>
          <w:rPr>
            <w:rFonts w:hint="eastAsia"/>
            <w:color w:val="auto"/>
            <w:lang w:val="en-US" w:eastAsia="zh-CN"/>
          </w:rPr>
          <w:t xml:space="preserve">2． </w:t>
        </w:r>
      </w:ins>
      <w:ins w:id="288" w:author="文仵传偷助手" w:date="2020-12-16T16:21:24Z">
        <w:r>
          <w:rPr>
            <w:rFonts w:hint="eastAsia"/>
            <w:color w:val="auto"/>
            <w:lang w:val="en-US" w:eastAsia="zh-Hans"/>
          </w:rPr>
          <w:t>页面接口调用</w:t>
        </w:r>
      </w:ins>
      <w:ins w:id="289" w:author="文仵传偷助手" w:date="2020-12-16T16:21:24Z">
        <w:r>
          <w:rPr>
            <w:color w:val="auto"/>
          </w:rPr>
          <w:tab/>
        </w:r>
      </w:ins>
      <w:ins w:id="290" w:author="文仵传偷助手" w:date="2020-12-16T16:21:24Z">
        <w:r>
          <w:rPr>
            <w:color w:val="auto"/>
          </w:rPr>
          <w:fldChar w:fldCharType="begin"/>
        </w:r>
      </w:ins>
      <w:ins w:id="291" w:author="文仵传偷助手" w:date="2020-12-16T16:21:24Z">
        <w:r>
          <w:rPr>
            <w:color w:val="auto"/>
          </w:rPr>
          <w:instrText xml:space="preserve"> PAGEREF _Toc1371848533 </w:instrText>
        </w:r>
      </w:ins>
      <w:ins w:id="292" w:author="文仵传偷助手" w:date="2020-12-16T16:21:24Z">
        <w:r>
          <w:rPr>
            <w:color w:val="auto"/>
          </w:rPr>
          <w:fldChar w:fldCharType="separate"/>
        </w:r>
      </w:ins>
      <w:ins w:id="293" w:author="文仵传偷助手" w:date="2020-12-16T16:21:24Z">
        <w:r>
          <w:rPr>
            <w:color w:val="auto"/>
          </w:rPr>
          <w:t>11</w:t>
        </w:r>
      </w:ins>
      <w:ins w:id="294" w:author="文仵传偷助手" w:date="2020-12-16T16:21:24Z">
        <w:r>
          <w:rPr>
            <w:color w:val="auto"/>
          </w:rPr>
          <w:fldChar w:fldCharType="end"/>
        </w:r>
      </w:ins>
      <w:ins w:id="295" w:author="文仵传偷助手" w:date="2020-12-16T16:21:24Z">
        <w:r>
          <w:rPr>
            <w:rFonts w:hint="eastAsia"/>
            <w:color w:val="auto"/>
            <w:lang w:val="en-US" w:eastAsia="zh-CN"/>
          </w:rPr>
          <w:fldChar w:fldCharType="end"/>
        </w:r>
      </w:ins>
    </w:p>
    <w:p>
      <w:pPr>
        <w:pStyle w:val="8"/>
        <w:tabs>
          <w:tab w:val="right" w:leader="dot" w:pos="8306"/>
        </w:tabs>
        <w:spacing w:line="360" w:lineRule="auto"/>
        <w:rPr>
          <w:ins w:id="296" w:author="文仵传偷助手" w:date="2020-12-16T16:21:24Z"/>
          <w:color w:val="auto"/>
        </w:rPr>
      </w:pPr>
      <w:ins w:id="297" w:author="文仵传偷助手" w:date="2020-12-16T16:21:24Z">
        <w:r>
          <w:rPr>
            <w:rFonts w:hint="eastAsia"/>
            <w:color w:val="auto"/>
            <w:lang w:val="en-US" w:eastAsia="zh-CN"/>
          </w:rPr>
          <w:fldChar w:fldCharType="begin"/>
        </w:r>
      </w:ins>
      <w:ins w:id="298" w:author="文仵传偷助手" w:date="2020-12-16T16:21:24Z">
        <w:r>
          <w:rPr>
            <w:rFonts w:hint="eastAsia"/>
            <w:color w:val="auto"/>
            <w:lang w:val="en-US" w:eastAsia="zh-CN"/>
          </w:rPr>
          <w:instrText xml:space="preserve"> HYPERLINK \l _Toc1273859939 </w:instrText>
        </w:r>
      </w:ins>
      <w:ins w:id="299" w:author="文仵传偷助手" w:date="2020-12-16T16:21:24Z">
        <w:r>
          <w:rPr>
            <w:rFonts w:hint="eastAsia"/>
            <w:color w:val="auto"/>
            <w:lang w:val="en-US" w:eastAsia="zh-CN"/>
          </w:rPr>
          <w:fldChar w:fldCharType="separate"/>
        </w:r>
      </w:ins>
      <w:ins w:id="300" w:author="文仵传偷助手" w:date="2020-12-16T16:21:24Z">
        <w:r>
          <w:rPr>
            <w:rFonts w:hint="eastAsia"/>
            <w:color w:val="auto"/>
            <w:lang w:val="en-US" w:eastAsia="zh-CN"/>
          </w:rPr>
          <w:t xml:space="preserve">3． </w:t>
        </w:r>
      </w:ins>
      <w:ins w:id="301" w:author="文仵传偷助手" w:date="2020-12-16T16:21:24Z">
        <w:r>
          <w:rPr>
            <w:rFonts w:hint="eastAsia"/>
            <w:color w:val="auto"/>
            <w:lang w:val="en-US" w:eastAsia="zh-Hans"/>
          </w:rPr>
          <w:t>页面样式开发</w:t>
        </w:r>
      </w:ins>
      <w:ins w:id="302" w:author="文仵传偷助手" w:date="2020-12-16T16:21:24Z">
        <w:r>
          <w:rPr>
            <w:color w:val="auto"/>
          </w:rPr>
          <w:tab/>
        </w:r>
      </w:ins>
      <w:ins w:id="303" w:author="文仵传偷助手" w:date="2020-12-16T16:21:24Z">
        <w:r>
          <w:rPr>
            <w:color w:val="auto"/>
          </w:rPr>
          <w:fldChar w:fldCharType="begin"/>
        </w:r>
      </w:ins>
      <w:ins w:id="304" w:author="文仵传偷助手" w:date="2020-12-16T16:21:24Z">
        <w:r>
          <w:rPr>
            <w:color w:val="auto"/>
          </w:rPr>
          <w:instrText xml:space="preserve"> PAGEREF _Toc1273859939 </w:instrText>
        </w:r>
      </w:ins>
      <w:ins w:id="305" w:author="文仵传偷助手" w:date="2020-12-16T16:21:24Z">
        <w:r>
          <w:rPr>
            <w:color w:val="auto"/>
          </w:rPr>
          <w:fldChar w:fldCharType="separate"/>
        </w:r>
      </w:ins>
      <w:ins w:id="306" w:author="文仵传偷助手" w:date="2020-12-16T16:21:24Z">
        <w:r>
          <w:rPr>
            <w:color w:val="auto"/>
          </w:rPr>
          <w:t>12</w:t>
        </w:r>
      </w:ins>
      <w:ins w:id="307" w:author="文仵传偷助手" w:date="2020-12-16T16:21:24Z">
        <w:r>
          <w:rPr>
            <w:color w:val="auto"/>
          </w:rPr>
          <w:fldChar w:fldCharType="end"/>
        </w:r>
      </w:ins>
      <w:ins w:id="308" w:author="文仵传偷助手" w:date="2020-12-16T16:21:24Z">
        <w:r>
          <w:rPr>
            <w:rFonts w:hint="eastAsia"/>
            <w:color w:val="auto"/>
            <w:lang w:val="en-US" w:eastAsia="zh-CN"/>
          </w:rPr>
          <w:fldChar w:fldCharType="end"/>
        </w:r>
      </w:ins>
    </w:p>
    <w:p>
      <w:pPr>
        <w:spacing w:line="360" w:lineRule="auto"/>
        <w:ind w:firstLine="420" w:firstLineChars="200"/>
        <w:rPr>
          <w:rFonts w:hint="eastAsia"/>
          <w:lang w:val="en-US" w:eastAsia="zh-CN"/>
        </w:rPr>
      </w:pPr>
      <w:ins w:id="309" w:author="文仵传偷助手" w:date="2020-12-16T16:21:24Z">
        <w:r>
          <w:rPr>
            <w:rFonts w:hint="eastAsia"/>
            <w:color w:val="auto"/>
            <w:lang w:val="en-US" w:eastAsia="zh-CN"/>
          </w:rPr>
          <w:fldChar w:fldCharType="end"/>
        </w:r>
      </w:ins>
    </w:p>
    <w:p>
      <w:pPr>
        <w:pStyle w:val="3"/>
        <w:numPr>
          <w:ilvl w:val="0"/>
          <w:numId w:val="1"/>
        </w:numPr>
        <w:bidi w:val="0"/>
        <w:ind w:firstLine="640" w:firstLineChars="200"/>
        <w:outlineLvl w:val="0"/>
        <w:rPr>
          <w:rFonts w:hint="eastAsia"/>
          <w:lang w:val="en-US" w:eastAsia="zh-CN"/>
        </w:rPr>
      </w:pPr>
      <w:bookmarkStart w:id="4" w:name="_Toc1219"/>
      <w:bookmarkStart w:id="5" w:name="_Toc675189499"/>
      <w:bookmarkStart w:id="6" w:name="_Toc2119458447"/>
      <w:bookmarkStart w:id="7" w:name="_Toc317728443"/>
      <w:r>
        <w:rPr>
          <w:rFonts w:hint="eastAsia"/>
          <w:lang w:val="en-US" w:eastAsia="zh-CN"/>
        </w:rPr>
        <w:t>实验效果</w:t>
      </w:r>
      <w:bookmarkEnd w:id="4"/>
      <w:bookmarkEnd w:id="5"/>
      <w:bookmarkEnd w:id="6"/>
      <w:bookmarkEnd w:id="7"/>
    </w:p>
    <w:p>
      <w:pPr>
        <w:numPr>
          <w:ilvl w:val="0"/>
          <w:numId w:val="0"/>
        </w:numPr>
        <w:ind w:firstLine="420" w:firstLineChars="200"/>
      </w:pPr>
      <w:r>
        <w:drawing>
          <wp:inline distT="0" distB="0" distL="114300" distR="114300">
            <wp:extent cx="5270500" cy="3039745"/>
            <wp:effectExtent l="0" t="0" r="12700" b="8255"/>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4"/>
                    <a:stretch>
                      <a:fillRect/>
                    </a:stretch>
                  </pic:blipFill>
                  <pic:spPr>
                    <a:xfrm>
                      <a:off x="0" y="0"/>
                      <a:ext cx="5270500" cy="3039745"/>
                    </a:xfrm>
                    <a:prstGeom prst="rect">
                      <a:avLst/>
                    </a:prstGeom>
                    <a:noFill/>
                    <a:ln w="9525">
                      <a:noFill/>
                    </a:ln>
                  </pic:spPr>
                </pic:pic>
              </a:graphicData>
            </a:graphic>
          </wp:inline>
        </w:drawing>
      </w:r>
    </w:p>
    <w:p>
      <w:pPr>
        <w:numPr>
          <w:ilvl w:val="0"/>
          <w:numId w:val="0"/>
        </w:numPr>
        <w:ind w:firstLine="420" w:firstLineChars="200"/>
      </w:pPr>
      <w:r>
        <w:drawing>
          <wp:inline distT="0" distB="0" distL="114300" distR="114300">
            <wp:extent cx="5270500" cy="3039745"/>
            <wp:effectExtent l="0" t="0" r="12700" b="8255"/>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5"/>
                    <a:stretch>
                      <a:fillRect/>
                    </a:stretch>
                  </pic:blipFill>
                  <pic:spPr>
                    <a:xfrm>
                      <a:off x="0" y="0"/>
                      <a:ext cx="5270500" cy="3039745"/>
                    </a:xfrm>
                    <a:prstGeom prst="rect">
                      <a:avLst/>
                    </a:prstGeom>
                    <a:noFill/>
                    <a:ln w="9525">
                      <a:noFill/>
                    </a:ln>
                  </pic:spPr>
                </pic:pic>
              </a:graphicData>
            </a:graphic>
          </wp:inline>
        </w:drawing>
      </w:r>
    </w:p>
    <w:p>
      <w:pPr>
        <w:numPr>
          <w:ilvl w:val="0"/>
          <w:numId w:val="0"/>
        </w:numPr>
        <w:ind w:firstLine="420" w:firstLineChars="200"/>
      </w:pPr>
      <w:r>
        <w:drawing>
          <wp:inline distT="0" distB="0" distL="114300" distR="114300">
            <wp:extent cx="5270500" cy="3039745"/>
            <wp:effectExtent l="0" t="0" r="12700" b="8255"/>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6"/>
                    <a:stretch>
                      <a:fillRect/>
                    </a:stretch>
                  </pic:blipFill>
                  <pic:spPr>
                    <a:xfrm>
                      <a:off x="0" y="0"/>
                      <a:ext cx="5270500" cy="3039745"/>
                    </a:xfrm>
                    <a:prstGeom prst="rect">
                      <a:avLst/>
                    </a:prstGeom>
                    <a:noFill/>
                    <a:ln w="9525">
                      <a:noFill/>
                    </a:ln>
                  </pic:spPr>
                </pic:pic>
              </a:graphicData>
            </a:graphic>
          </wp:inline>
        </w:drawing>
      </w:r>
    </w:p>
    <w:p>
      <w:pPr>
        <w:numPr>
          <w:ilvl w:val="0"/>
          <w:numId w:val="0"/>
        </w:numPr>
        <w:ind w:firstLine="420" w:firstLineChars="200"/>
      </w:pPr>
      <w:r>
        <w:drawing>
          <wp:inline distT="0" distB="0" distL="114300" distR="114300">
            <wp:extent cx="5270500" cy="3039745"/>
            <wp:effectExtent l="0" t="0" r="12700" b="8255"/>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7"/>
                    <a:stretch>
                      <a:fillRect/>
                    </a:stretch>
                  </pic:blipFill>
                  <pic:spPr>
                    <a:xfrm>
                      <a:off x="0" y="0"/>
                      <a:ext cx="5270500" cy="3039745"/>
                    </a:xfrm>
                    <a:prstGeom prst="rect">
                      <a:avLst/>
                    </a:prstGeom>
                    <a:noFill/>
                    <a:ln w="9525">
                      <a:noFill/>
                    </a:ln>
                  </pic:spPr>
                </pic:pic>
              </a:graphicData>
            </a:graphic>
          </wp:inline>
        </w:drawing>
      </w:r>
    </w:p>
    <w:p>
      <w:pPr>
        <w:pStyle w:val="3"/>
        <w:numPr>
          <w:ilvl w:val="0"/>
          <w:numId w:val="1"/>
        </w:numPr>
        <w:bidi w:val="0"/>
        <w:ind w:firstLine="640" w:firstLineChars="200"/>
        <w:outlineLvl w:val="0"/>
        <w:rPr>
          <w:rFonts w:hint="default"/>
          <w:lang w:val="en-US" w:eastAsia="zh-CN"/>
        </w:rPr>
      </w:pPr>
      <w:bookmarkStart w:id="8" w:name="_Toc606318945"/>
      <w:bookmarkStart w:id="9" w:name="_Toc5471"/>
      <w:bookmarkStart w:id="10" w:name="_Toc1426865940"/>
      <w:bookmarkStart w:id="11" w:name="_Toc1417595059"/>
      <w:r>
        <w:rPr>
          <w:rFonts w:hint="eastAsia"/>
          <w:lang w:val="en-US" w:eastAsia="zh-CN"/>
        </w:rPr>
        <w:t>实验目的</w:t>
      </w:r>
      <w:bookmarkEnd w:id="8"/>
      <w:bookmarkEnd w:id="9"/>
      <w:bookmarkEnd w:id="10"/>
      <w:bookmarkEnd w:id="11"/>
    </w:p>
    <w:p>
      <w:pPr>
        <w:ind w:firstLine="420" w:firstLineChars="200"/>
        <w:rPr>
          <w:rFonts w:hint="default"/>
          <w:lang w:eastAsia="zh-Hans"/>
        </w:rPr>
      </w:pPr>
      <w:r>
        <w:rPr>
          <w:rFonts w:hint="eastAsia"/>
          <w:lang w:val="en-US" w:eastAsia="zh-Hans"/>
        </w:rPr>
        <w:t>项目库模块是整个学生端最重要的功能模块</w:t>
      </w:r>
      <w:r>
        <w:rPr>
          <w:rFonts w:hint="default"/>
          <w:lang w:eastAsia="zh-Hans"/>
        </w:rPr>
        <w:t>，</w:t>
      </w:r>
      <w:r>
        <w:rPr>
          <w:rFonts w:hint="eastAsia"/>
          <w:lang w:val="en-US" w:eastAsia="zh-Hans"/>
        </w:rPr>
        <w:t>通过项目库模块合理划分不同类型的项目</w:t>
      </w:r>
      <w:r>
        <w:rPr>
          <w:rFonts w:hint="default"/>
          <w:lang w:eastAsia="zh-Hans"/>
        </w:rPr>
        <w:t>（</w:t>
      </w:r>
      <w:r>
        <w:rPr>
          <w:rFonts w:hint="eastAsia"/>
          <w:lang w:val="en-US" w:eastAsia="zh-Hans"/>
        </w:rPr>
        <w:t>小组项目</w:t>
      </w:r>
      <w:r>
        <w:rPr>
          <w:rFonts w:hint="default"/>
          <w:lang w:eastAsia="zh-Hans"/>
        </w:rPr>
        <w:t>，</w:t>
      </w:r>
      <w:r>
        <w:rPr>
          <w:rFonts w:hint="eastAsia"/>
          <w:lang w:val="en-US" w:eastAsia="zh-Hans"/>
        </w:rPr>
        <w:t>个人项目</w:t>
      </w:r>
      <w:r>
        <w:rPr>
          <w:rFonts w:hint="default"/>
          <w:lang w:eastAsia="zh-Hans"/>
        </w:rPr>
        <w:t>，</w:t>
      </w:r>
      <w:r>
        <w:rPr>
          <w:rFonts w:hint="eastAsia"/>
          <w:lang w:val="en-US" w:eastAsia="zh-Hans"/>
        </w:rPr>
        <w:t>收藏项目</w:t>
      </w:r>
      <w:r>
        <w:rPr>
          <w:rFonts w:hint="default"/>
          <w:lang w:eastAsia="zh-Hans"/>
        </w:rPr>
        <w:t>），</w:t>
      </w:r>
      <w:r>
        <w:rPr>
          <w:rFonts w:hint="eastAsia"/>
          <w:lang w:val="en-US" w:eastAsia="zh-Hans"/>
        </w:rPr>
        <w:t>并且更具线上IDE的在线开发</w:t>
      </w:r>
      <w:r>
        <w:rPr>
          <w:rFonts w:hint="default"/>
          <w:lang w:eastAsia="zh-Hans"/>
        </w:rPr>
        <w:t>，</w:t>
      </w:r>
      <w:r>
        <w:rPr>
          <w:rFonts w:hint="eastAsia"/>
          <w:lang w:val="en-US" w:eastAsia="zh-Hans"/>
        </w:rPr>
        <w:t>自动识别当前项目进度</w:t>
      </w:r>
      <w:r>
        <w:rPr>
          <w:rFonts w:hint="default"/>
          <w:lang w:eastAsia="zh-Hans"/>
        </w:rPr>
        <w:t>，</w:t>
      </w:r>
      <w:r>
        <w:rPr>
          <w:rFonts w:hint="eastAsia"/>
          <w:lang w:val="en-US" w:eastAsia="zh-Hans"/>
        </w:rPr>
        <w:t>进行可视化进度标识</w:t>
      </w:r>
      <w:r>
        <w:rPr>
          <w:rFonts w:hint="default"/>
          <w:lang w:eastAsia="zh-Hans"/>
        </w:rPr>
        <w:t>，</w:t>
      </w:r>
      <w:r>
        <w:rPr>
          <w:rFonts w:hint="eastAsia"/>
          <w:lang w:val="en-US" w:eastAsia="zh-Hans"/>
        </w:rPr>
        <w:t>可以进行项目的存档</w:t>
      </w:r>
      <w:r>
        <w:rPr>
          <w:rFonts w:hint="default"/>
          <w:lang w:eastAsia="zh-Hans"/>
        </w:rPr>
        <w:t>，</w:t>
      </w:r>
      <w:r>
        <w:rPr>
          <w:rFonts w:hint="eastAsia"/>
          <w:lang w:val="en-US" w:eastAsia="zh-Hans"/>
        </w:rPr>
        <w:t>下一次可直接通过任务进入到当前开发</w:t>
      </w:r>
      <w:r>
        <w:rPr>
          <w:rFonts w:hint="default"/>
          <w:lang w:eastAsia="zh-Hans"/>
        </w:rPr>
        <w:t xml:space="preserve">， </w:t>
      </w:r>
      <w:r>
        <w:rPr>
          <w:rFonts w:hint="eastAsia"/>
          <w:lang w:val="en-US" w:eastAsia="zh-Hans"/>
        </w:rPr>
        <w:t>避免了学生个人电脑上开发</w:t>
      </w:r>
      <w:r>
        <w:rPr>
          <w:rFonts w:hint="default"/>
          <w:lang w:eastAsia="zh-Hans"/>
        </w:rPr>
        <w:t>，</w:t>
      </w:r>
      <w:r>
        <w:rPr>
          <w:rFonts w:hint="eastAsia"/>
          <w:lang w:val="en-US" w:eastAsia="zh-Hans"/>
        </w:rPr>
        <w:t>目录划分不清晰导致项目混乱的问题</w:t>
      </w:r>
      <w:r>
        <w:rPr>
          <w:rFonts w:hint="default"/>
          <w:lang w:eastAsia="zh-Hans"/>
        </w:rPr>
        <w:t>。</w:t>
      </w:r>
    </w:p>
    <w:p>
      <w:pPr>
        <w:ind w:firstLine="420" w:firstLineChars="200"/>
        <w:rPr>
          <w:rFonts w:hint="eastAsia"/>
          <w:lang w:val="en-US" w:eastAsia="zh-Hans"/>
        </w:rPr>
      </w:pPr>
      <w:r>
        <w:rPr>
          <w:rFonts w:hint="eastAsia"/>
          <w:lang w:val="en-US" w:eastAsia="zh-Hans"/>
        </w:rPr>
        <w:t>技术上项目库模块没有特别难的技术点实现</w:t>
      </w:r>
      <w:r>
        <w:rPr>
          <w:rFonts w:hint="default"/>
          <w:lang w:eastAsia="zh-Hans"/>
        </w:rPr>
        <w:t>，</w:t>
      </w:r>
      <w:r>
        <w:rPr>
          <w:rFonts w:hint="eastAsia"/>
          <w:lang w:val="en-US" w:eastAsia="zh-Hans"/>
        </w:rPr>
        <w:t>但都是网站常见功能开发</w:t>
      </w:r>
      <w:r>
        <w:rPr>
          <w:rFonts w:hint="default"/>
          <w:lang w:eastAsia="zh-Hans"/>
        </w:rPr>
        <w:t>，</w:t>
      </w:r>
      <w:r>
        <w:rPr>
          <w:rFonts w:hint="eastAsia"/>
          <w:lang w:val="en-US" w:eastAsia="zh-Hans"/>
        </w:rPr>
        <w:t>通过项目库模块的开发保证学生的基础技术开发工作</w:t>
      </w:r>
    </w:p>
    <w:p>
      <w:pPr>
        <w:pStyle w:val="3"/>
        <w:numPr>
          <w:ilvl w:val="0"/>
          <w:numId w:val="1"/>
        </w:numPr>
        <w:bidi w:val="0"/>
        <w:ind w:firstLine="640" w:firstLineChars="200"/>
        <w:outlineLvl w:val="0"/>
        <w:rPr>
          <w:rFonts w:hint="default"/>
          <w:lang w:val="en-US" w:eastAsia="zh-CN"/>
        </w:rPr>
      </w:pPr>
      <w:bookmarkStart w:id="12" w:name="_Toc6326"/>
      <w:bookmarkStart w:id="13" w:name="_Toc592603600"/>
      <w:bookmarkStart w:id="14" w:name="_Toc385967531"/>
      <w:bookmarkStart w:id="15" w:name="_Toc1336576795"/>
      <w:r>
        <w:rPr>
          <w:rFonts w:hint="eastAsia"/>
          <w:lang w:val="en-US" w:eastAsia="zh-CN"/>
        </w:rPr>
        <w:t>实验原理</w:t>
      </w:r>
      <w:bookmarkEnd w:id="12"/>
      <w:bookmarkEnd w:id="13"/>
      <w:bookmarkEnd w:id="14"/>
      <w:bookmarkEnd w:id="15"/>
    </w:p>
    <w:p>
      <w:pPr>
        <w:ind w:firstLine="420" w:firstLineChars="200"/>
        <w:rPr>
          <w:rFonts w:hint="eastAsia"/>
          <w:lang w:val="en-US" w:eastAsia="zh-Hans"/>
        </w:rPr>
      </w:pPr>
      <w:r>
        <w:rPr>
          <w:rFonts w:hint="eastAsia"/>
          <w:lang w:val="en-US" w:eastAsia="zh-CN"/>
        </w:rPr>
        <w:t>依据</w:t>
      </w:r>
      <w:r>
        <w:rPr>
          <w:rFonts w:hint="eastAsia"/>
          <w:lang w:val="en-US" w:eastAsia="zh-Hans"/>
        </w:rPr>
        <w:t>在企业开发中如何提高项目开发效率为核心进行业务功能开发时候的封装</w:t>
      </w:r>
    </w:p>
    <w:p>
      <w:pPr>
        <w:pStyle w:val="4"/>
        <w:numPr>
          <w:ilvl w:val="0"/>
          <w:numId w:val="0"/>
        </w:numPr>
        <w:bidi w:val="0"/>
        <w:ind w:firstLine="640" w:firstLineChars="200"/>
        <w:outlineLvl w:val="1"/>
        <w:rPr>
          <w:rFonts w:hint="default"/>
          <w:lang w:val="en-US" w:eastAsia="zh-CN"/>
        </w:rPr>
      </w:pPr>
      <w:bookmarkStart w:id="16" w:name="_Toc2007034061"/>
      <w:bookmarkStart w:id="17" w:name="_Toc1555679577"/>
      <w:bookmarkStart w:id="18" w:name="_Toc1167245945"/>
      <w:r>
        <w:rPr>
          <w:rFonts w:hint="eastAsia"/>
          <w:lang w:val="en-US" w:eastAsia="zh-CN"/>
        </w:rPr>
        <w:t>1.</w:t>
      </w:r>
      <w:r>
        <w:rPr>
          <w:rFonts w:hint="default"/>
          <w:lang w:eastAsia="zh-CN"/>
        </w:rPr>
        <w:t xml:space="preserve"> </w:t>
      </w:r>
      <w:r>
        <w:rPr>
          <w:rFonts w:hint="eastAsia"/>
          <w:lang w:val="en-US" w:eastAsia="zh-Hans"/>
        </w:rPr>
        <w:t>组件封装</w:t>
      </w:r>
      <w:bookmarkEnd w:id="16"/>
      <w:bookmarkEnd w:id="17"/>
      <w:bookmarkEnd w:id="18"/>
    </w:p>
    <w:p>
      <w:pPr>
        <w:ind w:firstLine="420" w:firstLineChars="200"/>
        <w:rPr>
          <w:rFonts w:hint="eastAsia"/>
          <w:lang w:val="en-US" w:eastAsia="zh-Hans"/>
        </w:rPr>
      </w:pPr>
      <w:r>
        <w:rPr>
          <w:rFonts w:hint="eastAsia"/>
          <w:lang w:val="en-US" w:eastAsia="zh-Hans"/>
        </w:rPr>
        <w:t>在项目中使用的饿了么出品的ElementUI组件库</w:t>
      </w:r>
      <w:r>
        <w:rPr>
          <w:rFonts w:hint="default"/>
          <w:lang w:eastAsia="zh-Hans"/>
        </w:rPr>
        <w:t>，</w:t>
      </w:r>
      <w:r>
        <w:rPr>
          <w:rFonts w:hint="eastAsia"/>
          <w:lang w:val="en-US" w:eastAsia="zh-Hans"/>
        </w:rPr>
        <w:t>但组件库提供的都是基础UI组件</w:t>
      </w:r>
      <w:r>
        <w:rPr>
          <w:rFonts w:hint="default"/>
          <w:lang w:eastAsia="zh-Hans"/>
        </w:rPr>
        <w:t>，</w:t>
      </w:r>
      <w:r>
        <w:rPr>
          <w:rFonts w:hint="eastAsia"/>
          <w:lang w:val="en-US" w:eastAsia="zh-Hans"/>
        </w:rPr>
        <w:t>为了提高项目的开发效率我们需要在UI组件库的基础之上针对于当前项目进行更加贴合当前项目的业务组件</w:t>
      </w:r>
    </w:p>
    <w:p>
      <w:pPr>
        <w:ind w:firstLine="420" w:firstLineChars="200"/>
      </w:pPr>
      <w:r>
        <w:drawing>
          <wp:inline distT="0" distB="0" distL="114300" distR="114300">
            <wp:extent cx="3454400" cy="7900035"/>
            <wp:effectExtent l="0" t="0" r="0" b="24765"/>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8"/>
                    <a:stretch>
                      <a:fillRect/>
                    </a:stretch>
                  </pic:blipFill>
                  <pic:spPr>
                    <a:xfrm>
                      <a:off x="0" y="0"/>
                      <a:ext cx="3454400" cy="7900035"/>
                    </a:xfrm>
                    <a:prstGeom prst="rect">
                      <a:avLst/>
                    </a:prstGeom>
                    <a:noFill/>
                    <a:ln w="9525">
                      <a:noFill/>
                    </a:ln>
                  </pic:spPr>
                </pic:pic>
              </a:graphicData>
            </a:graphic>
          </wp:inline>
        </w:drawing>
      </w:r>
    </w:p>
    <w:p>
      <w:pPr>
        <w:pStyle w:val="4"/>
        <w:numPr>
          <w:ilvl w:val="0"/>
          <w:numId w:val="0"/>
        </w:numPr>
        <w:bidi w:val="0"/>
        <w:ind w:firstLine="640" w:firstLineChars="200"/>
        <w:outlineLvl w:val="1"/>
        <w:rPr>
          <w:rFonts w:hint="eastAsia"/>
          <w:lang w:eastAsia="zh-CN"/>
        </w:rPr>
      </w:pPr>
      <w:bookmarkStart w:id="19" w:name="_Toc1695819798"/>
      <w:bookmarkStart w:id="20" w:name="_Toc693248414"/>
      <w:bookmarkStart w:id="21" w:name="_Toc639482270"/>
      <w:r>
        <w:rPr>
          <w:rFonts w:hint="default"/>
          <w:lang w:eastAsia="zh-CN"/>
        </w:rPr>
        <w:t>2</w:t>
      </w:r>
      <w:r>
        <w:rPr>
          <w:rFonts w:hint="eastAsia"/>
          <w:lang w:val="en-US" w:eastAsia="zh-CN"/>
        </w:rPr>
        <w:t>.</w:t>
      </w:r>
      <w:r>
        <w:rPr>
          <w:rFonts w:hint="default"/>
          <w:lang w:eastAsia="zh-CN"/>
        </w:rPr>
        <w:t xml:space="preserve"> </w:t>
      </w:r>
      <w:r>
        <w:rPr>
          <w:rFonts w:hint="eastAsia"/>
          <w:lang w:eastAsia="zh-CN"/>
        </w:rPr>
        <w:t>请求库 Axios 二次封装</w:t>
      </w:r>
      <w:bookmarkEnd w:id="19"/>
      <w:bookmarkEnd w:id="20"/>
      <w:bookmarkEnd w:id="21"/>
    </w:p>
    <w:p>
      <w:pPr>
        <w:ind w:firstLine="420" w:firstLineChars="200"/>
        <w:rPr>
          <w:rFonts w:hint="eastAsia" w:ascii="微软雅黑" w:hAnsi="微软雅黑" w:eastAsia="微软雅黑"/>
        </w:rPr>
      </w:pPr>
      <w:r>
        <w:rPr>
          <w:rFonts w:hint="eastAsia" w:ascii="微软雅黑" w:hAnsi="微软雅黑" w:eastAsia="微软雅黑"/>
        </w:rPr>
        <w:t>请求库的封装在一个前后端分离的项目中尤为关键，为什么这么说呢？api 可以统一管理，不管接口数量增加多少，所有的接口都可以统一经过一个地方做处理，逻辑会比较清晰。当项目小且接口数不多的情况下，直接使用 axios 在页面里请求，问题不大。但一旦页面多了，接口多了，问题就被无限放大，错误的返回，接口的维护都变得不可控。 首先要安装 axios：</w:t>
      </w:r>
    </w:p>
    <w:p>
      <w:pPr>
        <w:ind w:firstLine="420" w:firstLineChars="200"/>
      </w:pPr>
      <w:r>
        <w:drawing>
          <wp:inline distT="0" distB="0" distL="114300" distR="114300">
            <wp:extent cx="5266055" cy="5391785"/>
            <wp:effectExtent l="0" t="0" r="17145" b="18415"/>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pic:cNvPicPr>
                      <a:picLocks noChangeAspect="1"/>
                    </pic:cNvPicPr>
                  </pic:nvPicPr>
                  <pic:blipFill>
                    <a:blip r:embed="rId9"/>
                    <a:stretch>
                      <a:fillRect/>
                    </a:stretch>
                  </pic:blipFill>
                  <pic:spPr>
                    <a:xfrm>
                      <a:off x="0" y="0"/>
                      <a:ext cx="5266055" cy="5391785"/>
                    </a:xfrm>
                    <a:prstGeom prst="rect">
                      <a:avLst/>
                    </a:prstGeom>
                    <a:noFill/>
                    <a:ln w="9525">
                      <a:noFill/>
                    </a:ln>
                  </pic:spPr>
                </pic:pic>
              </a:graphicData>
            </a:graphic>
          </wp:inline>
        </w:drawing>
      </w:r>
    </w:p>
    <w:p>
      <w:pPr>
        <w:pStyle w:val="3"/>
        <w:numPr>
          <w:ilvl w:val="0"/>
          <w:numId w:val="1"/>
        </w:numPr>
        <w:bidi w:val="0"/>
        <w:ind w:firstLine="640" w:firstLineChars="200"/>
        <w:outlineLvl w:val="0"/>
        <w:rPr>
          <w:rFonts w:hint="default"/>
          <w:lang w:val="en-US" w:eastAsia="zh-CN"/>
        </w:rPr>
      </w:pPr>
      <w:bookmarkStart w:id="22" w:name="_Toc18013"/>
      <w:bookmarkStart w:id="23" w:name="_Toc240382002"/>
      <w:bookmarkStart w:id="24" w:name="_Toc1327309123"/>
      <w:bookmarkStart w:id="25" w:name="_Toc1770342302"/>
      <w:r>
        <w:rPr>
          <w:rFonts w:hint="eastAsia"/>
          <w:lang w:val="en-US" w:eastAsia="zh-CN"/>
        </w:rPr>
        <w:t>实验环境</w:t>
      </w:r>
      <w:bookmarkEnd w:id="22"/>
      <w:bookmarkEnd w:id="23"/>
      <w:bookmarkEnd w:id="24"/>
      <w:bookmarkEnd w:id="25"/>
    </w:p>
    <w:p>
      <w:pPr>
        <w:pStyle w:val="4"/>
        <w:numPr>
          <w:ilvl w:val="1"/>
          <w:numId w:val="1"/>
        </w:numPr>
        <w:bidi w:val="0"/>
        <w:ind w:left="0" w:leftChars="0" w:firstLine="640" w:firstLineChars="200"/>
        <w:outlineLvl w:val="1"/>
        <w:rPr>
          <w:rFonts w:hint="default"/>
          <w:lang w:val="en-US" w:eastAsia="zh-CN"/>
        </w:rPr>
      </w:pPr>
      <w:bookmarkStart w:id="26" w:name="_Toc683567607"/>
      <w:bookmarkStart w:id="27" w:name="_Toc24305225"/>
      <w:bookmarkStart w:id="28" w:name="_Toc757140529"/>
      <w:r>
        <w:rPr>
          <w:rFonts w:hint="eastAsia"/>
          <w:lang w:val="en-US" w:eastAsia="zh-CN"/>
        </w:rPr>
        <w:t>开发语言</w:t>
      </w:r>
      <w:bookmarkEnd w:id="26"/>
      <w:bookmarkEnd w:id="27"/>
      <w:bookmarkEnd w:id="28"/>
    </w:p>
    <w:p>
      <w:pPr>
        <w:bidi w:val="0"/>
        <w:ind w:firstLine="420" w:firstLineChars="200"/>
        <w:rPr>
          <w:rFonts w:hint="default"/>
          <w:lang w:val="en-US" w:eastAsia="zh-CN"/>
        </w:rPr>
      </w:pPr>
      <w:r>
        <w:rPr>
          <w:rFonts w:hint="eastAsia"/>
          <w:b w:val="0"/>
          <w:bCs/>
          <w:lang w:val="en-US" w:eastAsia="zh-CN"/>
        </w:rPr>
        <w:t>Vue+Element-UI+Axios+Webpack+Nginx</w:t>
      </w:r>
      <w:r>
        <w:rPr>
          <w:rFonts w:hint="eastAsia"/>
          <w:b w:val="0"/>
          <w:bCs/>
          <w:lang w:val="en-US" w:eastAsia="zh-CN"/>
        </w:rPr>
        <w:tab/>
      </w:r>
    </w:p>
    <w:p>
      <w:pPr>
        <w:pStyle w:val="4"/>
        <w:numPr>
          <w:ilvl w:val="1"/>
          <w:numId w:val="1"/>
        </w:numPr>
        <w:bidi w:val="0"/>
        <w:ind w:left="0" w:leftChars="0" w:firstLine="640" w:firstLineChars="200"/>
        <w:outlineLvl w:val="1"/>
        <w:rPr>
          <w:rFonts w:hint="default"/>
          <w:lang w:val="en-US" w:eastAsia="zh-CN"/>
        </w:rPr>
      </w:pPr>
      <w:bookmarkStart w:id="29" w:name="_Toc1830743046"/>
      <w:bookmarkStart w:id="30" w:name="_Toc476023645"/>
      <w:bookmarkStart w:id="31" w:name="_Toc1420262428"/>
      <w:r>
        <w:rPr>
          <w:rFonts w:hint="eastAsia"/>
          <w:lang w:val="en-US" w:eastAsia="zh-CN"/>
        </w:rPr>
        <w:t>开发环境</w:t>
      </w:r>
      <w:bookmarkEnd w:id="29"/>
      <w:bookmarkEnd w:id="30"/>
      <w:bookmarkEnd w:id="31"/>
    </w:p>
    <w:p>
      <w:pPr>
        <w:bidi w:val="0"/>
        <w:ind w:firstLine="420" w:firstLineChars="200"/>
        <w:rPr>
          <w:rFonts w:hint="default"/>
          <w:lang w:val="en-US" w:eastAsia="zh-CN"/>
        </w:rPr>
      </w:pPr>
      <w:r>
        <w:rPr>
          <w:rFonts w:hint="eastAsia"/>
          <w:lang w:val="en-US" w:eastAsia="zh-CN"/>
        </w:rPr>
        <w:t>Node+npm</w:t>
      </w:r>
    </w:p>
    <w:p>
      <w:pPr>
        <w:pStyle w:val="4"/>
        <w:numPr>
          <w:ilvl w:val="1"/>
          <w:numId w:val="1"/>
        </w:numPr>
        <w:bidi w:val="0"/>
        <w:ind w:left="0" w:leftChars="0" w:firstLine="640" w:firstLineChars="200"/>
        <w:outlineLvl w:val="1"/>
        <w:rPr>
          <w:rFonts w:hint="default"/>
          <w:lang w:val="en-US" w:eastAsia="zh-CN"/>
        </w:rPr>
      </w:pPr>
      <w:bookmarkStart w:id="32" w:name="_Toc152679906"/>
      <w:bookmarkStart w:id="33" w:name="_Toc1152816440"/>
      <w:bookmarkStart w:id="34" w:name="_Toc1069890991"/>
      <w:r>
        <w:rPr>
          <w:rFonts w:hint="eastAsia"/>
          <w:lang w:val="en-US" w:eastAsia="zh-CN"/>
        </w:rPr>
        <w:t>调试环境</w:t>
      </w:r>
      <w:bookmarkEnd w:id="32"/>
      <w:bookmarkEnd w:id="33"/>
      <w:bookmarkEnd w:id="34"/>
    </w:p>
    <w:p>
      <w:pPr>
        <w:bidi w:val="0"/>
        <w:ind w:firstLine="420" w:firstLineChars="200"/>
        <w:rPr>
          <w:rFonts w:hint="default"/>
          <w:lang w:val="en-US" w:eastAsia="zh-CN"/>
        </w:rPr>
      </w:pPr>
      <w:r>
        <w:rPr>
          <w:rFonts w:hint="eastAsia"/>
          <w:lang w:val="en-US" w:eastAsia="zh-CN"/>
        </w:rPr>
        <w:t>Chrome Devtools中network审查，缓存测试</w:t>
      </w:r>
    </w:p>
    <w:p>
      <w:pPr>
        <w:pStyle w:val="4"/>
        <w:numPr>
          <w:ilvl w:val="1"/>
          <w:numId w:val="1"/>
        </w:numPr>
        <w:bidi w:val="0"/>
        <w:ind w:left="0" w:leftChars="0" w:firstLine="640" w:firstLineChars="200"/>
        <w:outlineLvl w:val="1"/>
        <w:rPr>
          <w:rFonts w:hint="default"/>
          <w:lang w:val="en-US" w:eastAsia="zh-CN"/>
        </w:rPr>
      </w:pPr>
      <w:bookmarkStart w:id="35" w:name="_Toc1995705624"/>
      <w:bookmarkStart w:id="36" w:name="_Toc788443846"/>
      <w:bookmarkStart w:id="37" w:name="_Toc777309406"/>
      <w:r>
        <w:rPr>
          <w:rFonts w:hint="eastAsia"/>
          <w:lang w:val="en-US" w:eastAsia="zh-CN"/>
        </w:rPr>
        <w:t>Vue-cli配置</w:t>
      </w:r>
      <w:bookmarkEnd w:id="35"/>
      <w:bookmarkEnd w:id="36"/>
      <w:bookmarkEnd w:id="37"/>
    </w:p>
    <w:p>
      <w:pPr>
        <w:bidi w:val="0"/>
        <w:ind w:firstLine="420" w:firstLineChars="200"/>
        <w:rPr>
          <w:rFonts w:hint="default"/>
          <w:lang w:val="en-US" w:eastAsia="zh-CN"/>
        </w:rPr>
      </w:pPr>
      <w:r>
        <w:rPr>
          <w:rFonts w:hint="eastAsia"/>
          <w:lang w:val="en-US" w:eastAsia="zh-CN"/>
        </w:rPr>
        <w:t>webpack配置调优，webpack构建脚本</w:t>
      </w:r>
    </w:p>
    <w:p>
      <w:pPr>
        <w:pStyle w:val="4"/>
        <w:numPr>
          <w:ilvl w:val="1"/>
          <w:numId w:val="1"/>
        </w:numPr>
        <w:bidi w:val="0"/>
        <w:ind w:left="0" w:leftChars="0" w:firstLine="640" w:firstLineChars="200"/>
        <w:outlineLvl w:val="1"/>
        <w:rPr>
          <w:rFonts w:hint="default"/>
          <w:lang w:val="en-US" w:eastAsia="zh-CN"/>
        </w:rPr>
      </w:pPr>
      <w:bookmarkStart w:id="38" w:name="_Toc277340075"/>
      <w:bookmarkStart w:id="39" w:name="_Toc1401617732"/>
      <w:bookmarkStart w:id="40" w:name="_Toc1096161941"/>
      <w:r>
        <w:rPr>
          <w:rFonts w:hint="eastAsia"/>
          <w:lang w:val="en-US" w:eastAsia="zh-CN"/>
        </w:rPr>
        <w:t>Nginx服务器</w:t>
      </w:r>
      <w:bookmarkEnd w:id="38"/>
      <w:bookmarkEnd w:id="39"/>
      <w:bookmarkEnd w:id="40"/>
    </w:p>
    <w:p>
      <w:pPr>
        <w:ind w:firstLine="420" w:firstLineChars="200"/>
        <w:rPr>
          <w:rFonts w:hint="eastAsia"/>
          <w:lang w:val="en-US" w:eastAsia="zh-CN"/>
        </w:rPr>
      </w:pPr>
      <w:r>
        <w:rPr>
          <w:rFonts w:hint="eastAsia"/>
          <w:lang w:val="en-US" w:eastAsia="zh-CN"/>
        </w:rPr>
        <w:t>gzip压缩配置，服务器缓存配置</w:t>
      </w:r>
    </w:p>
    <w:p>
      <w:pPr>
        <w:pStyle w:val="3"/>
        <w:numPr>
          <w:ilvl w:val="0"/>
          <w:numId w:val="1"/>
        </w:numPr>
        <w:bidi w:val="0"/>
        <w:ind w:firstLine="640" w:firstLineChars="200"/>
        <w:outlineLvl w:val="0"/>
        <w:rPr>
          <w:rFonts w:hint="default"/>
          <w:lang w:val="en-US" w:eastAsia="zh-CN"/>
        </w:rPr>
      </w:pPr>
      <w:bookmarkStart w:id="41" w:name="_Toc1215126535"/>
      <w:bookmarkStart w:id="42" w:name="_Toc20692"/>
      <w:bookmarkStart w:id="43" w:name="_Toc1241097781"/>
      <w:bookmarkStart w:id="44" w:name="_Toc2079018421"/>
      <w:r>
        <w:rPr>
          <w:rFonts w:hint="eastAsia"/>
          <w:lang w:val="en-US" w:eastAsia="zh-CN"/>
        </w:rPr>
        <w:t>实验内容</w:t>
      </w:r>
      <w:bookmarkEnd w:id="41"/>
      <w:bookmarkEnd w:id="42"/>
      <w:bookmarkEnd w:id="43"/>
      <w:bookmarkEnd w:id="44"/>
    </w:p>
    <w:p>
      <w:pPr>
        <w:pStyle w:val="3"/>
        <w:bidi w:val="0"/>
        <w:ind w:firstLine="640" w:firstLineChars="200"/>
        <w:rPr>
          <w:rFonts w:hint="eastAsia"/>
          <w:lang w:val="en-US" w:eastAsia="zh-Hans"/>
        </w:rPr>
      </w:pPr>
      <w:bookmarkStart w:id="45" w:name="_Toc62190775"/>
      <w:bookmarkStart w:id="46" w:name="_Toc621741956"/>
      <w:bookmarkStart w:id="47" w:name="_Toc356181410"/>
      <w:r>
        <w:rPr>
          <w:rFonts w:hint="default"/>
          <w:lang w:eastAsia="zh-Hans"/>
        </w:rPr>
        <w:t xml:space="preserve">1. </w:t>
      </w:r>
      <w:r>
        <w:rPr>
          <w:rFonts w:hint="eastAsia"/>
          <w:lang w:val="en-US" w:eastAsia="zh-Hans"/>
        </w:rPr>
        <w:t>页面结构搭建</w:t>
      </w:r>
      <w:bookmarkEnd w:id="45"/>
      <w:bookmarkEnd w:id="46"/>
      <w:bookmarkEnd w:id="47"/>
    </w:p>
    <w:p>
      <w:pPr>
        <w:numPr>
          <w:ilvl w:val="0"/>
          <w:numId w:val="0"/>
        </w:numPr>
        <w:ind w:firstLine="420" w:firstLineChars="200"/>
        <w:rPr>
          <w:rFonts w:hint="eastAsia"/>
          <w:lang w:val="en-US" w:eastAsia="zh-Hans"/>
        </w:rPr>
      </w:pPr>
      <w:r>
        <w:rPr>
          <w:rFonts w:hint="eastAsia"/>
          <w:lang w:val="en-US" w:eastAsia="zh-Hans"/>
        </w:rPr>
        <w:t>根据UI设计稿进行页面结构搭建</w:t>
      </w:r>
      <w:r>
        <w:rPr>
          <w:rFonts w:hint="default"/>
          <w:lang w:eastAsia="zh-Hans"/>
        </w:rPr>
        <w:t>，</w:t>
      </w:r>
      <w:r>
        <w:rPr>
          <w:rFonts w:hint="eastAsia"/>
          <w:lang w:val="en-US" w:eastAsia="zh-Hans"/>
        </w:rPr>
        <w:t>保证百分比还原设计</w:t>
      </w:r>
    </w:p>
    <w:p>
      <w:pPr>
        <w:numPr>
          <w:ilvl w:val="0"/>
          <w:numId w:val="0"/>
        </w:numPr>
        <w:ind w:firstLine="420" w:firstLineChars="200"/>
      </w:pPr>
      <w:r>
        <w:drawing>
          <wp:inline distT="0" distB="0" distL="114300" distR="114300">
            <wp:extent cx="5270500" cy="3039745"/>
            <wp:effectExtent l="0" t="0" r="12700" b="8255"/>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4"/>
                    <a:stretch>
                      <a:fillRect/>
                    </a:stretch>
                  </pic:blipFill>
                  <pic:spPr>
                    <a:xfrm>
                      <a:off x="0" y="0"/>
                      <a:ext cx="5270500" cy="3039745"/>
                    </a:xfrm>
                    <a:prstGeom prst="rect">
                      <a:avLst/>
                    </a:prstGeom>
                    <a:noFill/>
                    <a:ln w="9525">
                      <a:noFill/>
                    </a:ln>
                  </pic:spPr>
                </pic:pic>
              </a:graphicData>
            </a:graphic>
          </wp:inline>
        </w:drawing>
      </w:r>
    </w:p>
    <w:p>
      <w:pPr>
        <w:pStyle w:val="3"/>
        <w:bidi w:val="0"/>
        <w:ind w:firstLine="640" w:firstLineChars="200"/>
        <w:rPr>
          <w:rFonts w:hint="default"/>
          <w:lang w:val="en-US" w:eastAsia="zh-CN"/>
        </w:rPr>
      </w:pPr>
      <w:bookmarkStart w:id="48" w:name="_Toc1563302983"/>
      <w:bookmarkStart w:id="49" w:name="_Toc2109111837"/>
      <w:bookmarkStart w:id="50" w:name="_Toc1304033681"/>
      <w:r>
        <w:rPr>
          <w:rFonts w:hint="default"/>
          <w:lang w:eastAsia="zh-Hans"/>
        </w:rPr>
        <w:t>2.</w:t>
      </w:r>
      <w:r>
        <w:rPr>
          <w:rFonts w:hint="eastAsia"/>
          <w:lang w:val="en-US" w:eastAsia="zh-Hans"/>
        </w:rPr>
        <w:t>接口连调</w:t>
      </w:r>
      <w:bookmarkEnd w:id="48"/>
      <w:bookmarkEnd w:id="49"/>
      <w:bookmarkEnd w:id="50"/>
    </w:p>
    <w:p>
      <w:pPr>
        <w:ind w:firstLine="420" w:firstLineChars="200"/>
        <w:rPr>
          <w:rFonts w:hint="eastAsia"/>
          <w:lang w:val="en-US" w:eastAsia="zh-Hans"/>
        </w:rPr>
      </w:pPr>
      <w:r>
        <w:rPr>
          <w:rFonts w:hint="eastAsia"/>
          <w:lang w:val="en-US" w:eastAsia="zh-Hans"/>
        </w:rPr>
        <w:t>根据Swagger提供的接口文档</w:t>
      </w:r>
      <w:r>
        <w:rPr>
          <w:rFonts w:hint="default"/>
          <w:lang w:eastAsia="zh-Hans"/>
        </w:rPr>
        <w:t>，</w:t>
      </w:r>
      <w:r>
        <w:rPr>
          <w:rFonts w:hint="eastAsia"/>
          <w:lang w:val="en-US" w:eastAsia="zh-Hans"/>
        </w:rPr>
        <w:t>进行接口的调用</w:t>
      </w:r>
      <w:r>
        <w:rPr>
          <w:rFonts w:hint="default"/>
          <w:lang w:eastAsia="zh-Hans"/>
        </w:rPr>
        <w:t>，</w:t>
      </w:r>
      <w:r>
        <w:rPr>
          <w:rFonts w:hint="eastAsia"/>
          <w:lang w:val="en-US" w:eastAsia="zh-Hans"/>
        </w:rPr>
        <w:t>并且渲染数据</w:t>
      </w:r>
      <w:r>
        <w:rPr>
          <w:rFonts w:hint="default"/>
          <w:lang w:eastAsia="zh-Hans"/>
        </w:rPr>
        <w:t>，</w:t>
      </w:r>
      <w:r>
        <w:rPr>
          <w:rFonts w:hint="eastAsia"/>
          <w:lang w:val="en-US" w:eastAsia="zh-Hans"/>
        </w:rPr>
        <w:t>根据业务逻辑展示正确的数据结果</w:t>
      </w:r>
    </w:p>
    <w:p>
      <w:pPr>
        <w:pStyle w:val="3"/>
        <w:bidi w:val="0"/>
        <w:ind w:firstLine="640" w:firstLineChars="200"/>
        <w:rPr>
          <w:rFonts w:hint="default"/>
          <w:lang w:val="en-US" w:eastAsia="zh-CN"/>
        </w:rPr>
      </w:pPr>
      <w:bookmarkStart w:id="51" w:name="_Toc2118297883"/>
      <w:bookmarkStart w:id="52" w:name="_Toc1477567077"/>
      <w:bookmarkStart w:id="53" w:name="_Toc1823458932"/>
      <w:r>
        <w:rPr>
          <w:rFonts w:hint="default"/>
          <w:lang w:eastAsia="zh-Hans"/>
        </w:rPr>
        <w:t>3.</w:t>
      </w:r>
      <w:r>
        <w:rPr>
          <w:rFonts w:hint="eastAsia"/>
          <w:lang w:val="en-US" w:eastAsia="zh-Hans"/>
        </w:rPr>
        <w:t>页面适配</w:t>
      </w:r>
      <w:bookmarkEnd w:id="51"/>
      <w:bookmarkEnd w:id="52"/>
      <w:bookmarkEnd w:id="53"/>
    </w:p>
    <w:p>
      <w:pPr>
        <w:ind w:firstLine="420" w:firstLineChars="200"/>
        <w:rPr>
          <w:rFonts w:hint="default"/>
          <w:lang w:eastAsia="zh-Hans"/>
        </w:rPr>
      </w:pPr>
      <w:r>
        <w:rPr>
          <w:rFonts w:hint="eastAsia"/>
          <w:lang w:val="en-US" w:eastAsia="zh-Hans"/>
        </w:rPr>
        <w:t>如何适配移动端和PC端进行适配</w:t>
      </w:r>
      <w:r>
        <w:rPr>
          <w:rFonts w:hint="default"/>
          <w:lang w:eastAsia="zh-Hans"/>
        </w:rPr>
        <w:t>，</w:t>
      </w:r>
      <w:r>
        <w:rPr>
          <w:rFonts w:hint="eastAsia"/>
          <w:lang w:val="en-US" w:eastAsia="zh-Hans"/>
        </w:rPr>
        <w:t>我们采用栅栏布局进行系统布局实现响应式网站开发</w:t>
      </w:r>
      <w:r>
        <w:rPr>
          <w:rFonts w:hint="default"/>
          <w:lang w:eastAsia="zh-Hans"/>
        </w:rPr>
        <w:t>,让用户通过各种尺寸的设备浏览网站获得良好的视觉效果的方法</w:t>
      </w:r>
    </w:p>
    <w:p>
      <w:pPr>
        <w:ind w:firstLine="420" w:firstLineChars="200"/>
        <w:rPr>
          <w:rFonts w:hint="eastAsia"/>
          <w:lang w:val="en-US" w:eastAsia="zh-Hans"/>
        </w:rPr>
      </w:pPr>
      <w:r>
        <w:rPr>
          <w:rFonts w:hint="eastAsia"/>
          <w:lang w:val="en-US" w:eastAsia="zh-Hans"/>
        </w:rPr>
        <w:t>响应式 Web 设计工作原理</w:t>
      </w:r>
    </w:p>
    <w:p>
      <w:pPr>
        <w:ind w:firstLine="420" w:firstLineChars="200"/>
        <w:rPr>
          <w:rFonts w:hint="eastAsia"/>
          <w:lang w:val="en-US" w:eastAsia="zh-Hans"/>
        </w:rPr>
      </w:pPr>
      <w:r>
        <w:rPr>
          <w:rFonts w:hint="eastAsia"/>
          <w:lang w:val="en-US" w:eastAsia="zh-Hans"/>
        </w:rPr>
        <w:t>为了应用响应式 Web 设计，您需要创建一个包含适应各种设备尺寸样式的 CSS。一旦页面在特定的设备上加载，该页面上使用了各种字体和 Web 开发技术，比如媒体查询（Media Queries），此时，会先检测设备的视口大小，然后加载特定于设备的样式。</w:t>
      </w:r>
    </w:p>
    <w:p>
      <w:pPr>
        <w:pStyle w:val="3"/>
        <w:numPr>
          <w:ilvl w:val="0"/>
          <w:numId w:val="2"/>
        </w:numPr>
        <w:ind w:firstLine="640" w:firstLineChars="200"/>
        <w:rPr>
          <w:rFonts w:hint="eastAsia"/>
          <w:lang w:val="en-US" w:eastAsia="zh-CN"/>
        </w:rPr>
      </w:pPr>
      <w:bookmarkStart w:id="54" w:name="_Toc1248619615"/>
      <w:bookmarkStart w:id="55" w:name="_Toc2116452878"/>
      <w:bookmarkStart w:id="56" w:name="_Toc135143787"/>
      <w:r>
        <w:rPr>
          <w:rFonts w:hint="eastAsia"/>
          <w:lang w:val="en-US" w:eastAsia="zh-CN"/>
        </w:rPr>
        <w:t>实训任务工作量对标公司工作量</w:t>
      </w:r>
      <w:bookmarkEnd w:id="54"/>
      <w:bookmarkEnd w:id="55"/>
      <w:bookmarkEnd w:id="56"/>
    </w:p>
    <w:tbl>
      <w:tblPr>
        <w:tblStyle w:val="19"/>
        <w:tblpPr w:leftFromText="180" w:rightFromText="180" w:vertAnchor="text" w:horzAnchor="page" w:tblpX="2359" w:tblpY="277"/>
        <w:tblOverlap w:val="never"/>
        <w:tblW w:w="85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7"/>
        <w:gridCol w:w="1217"/>
        <w:gridCol w:w="1217"/>
        <w:gridCol w:w="1217"/>
        <w:gridCol w:w="1217"/>
        <w:gridCol w:w="1217"/>
        <w:gridCol w:w="1217"/>
      </w:tblGrid>
      <w:tr>
        <w:trPr>
          <w:trHeight w:val="354" w:hRule="atLeast"/>
        </w:trPr>
        <w:tc>
          <w:tcPr>
            <w:tcW w:w="1217" w:type="dxa"/>
          </w:tcPr>
          <w:p>
            <w:pPr>
              <w:widowControl w:val="0"/>
              <w:numPr>
                <w:ilvl w:val="0"/>
                <w:numId w:val="0"/>
              </w:numPr>
              <w:jc w:val="both"/>
              <w:rPr>
                <w:rFonts w:hint="default"/>
                <w:color w:val="auto"/>
                <w:sz w:val="13"/>
                <w:szCs w:val="13"/>
                <w:vertAlign w:val="baseline"/>
                <w:lang w:val="en-US" w:eastAsia="zh-CN"/>
              </w:rPr>
            </w:pPr>
          </w:p>
        </w:tc>
        <w:tc>
          <w:tcPr>
            <w:tcW w:w="1217" w:type="dxa"/>
          </w:tcPr>
          <w:p>
            <w:pPr>
              <w:widowControl w:val="0"/>
              <w:numPr>
                <w:ilvl w:val="0"/>
                <w:numId w:val="0"/>
              </w:numPr>
              <w:jc w:val="both"/>
              <w:rPr>
                <w:rFonts w:hint="eastAsia" w:eastAsiaTheme="minorEastAsia"/>
                <w:color w:val="auto"/>
                <w:sz w:val="13"/>
                <w:szCs w:val="13"/>
                <w:vertAlign w:val="baseline"/>
                <w:lang w:val="en-US" w:eastAsia="zh-Hans"/>
              </w:rPr>
            </w:pPr>
            <w:r>
              <w:rPr>
                <w:rFonts w:hint="eastAsia"/>
                <w:color w:val="auto"/>
                <w:sz w:val="13"/>
                <w:szCs w:val="13"/>
                <w:vertAlign w:val="baseline"/>
                <w:lang w:val="en-US" w:eastAsia="zh-Hans"/>
              </w:rPr>
              <w:t>组件封装</w:t>
            </w:r>
          </w:p>
        </w:tc>
        <w:tc>
          <w:tcPr>
            <w:tcW w:w="1217" w:type="dxa"/>
          </w:tcPr>
          <w:p>
            <w:pPr>
              <w:widowControl w:val="0"/>
              <w:numPr>
                <w:ilvl w:val="0"/>
                <w:numId w:val="0"/>
              </w:numPr>
              <w:jc w:val="both"/>
              <w:rPr>
                <w:rFonts w:hint="eastAsia" w:eastAsiaTheme="minorEastAsia"/>
                <w:color w:val="auto"/>
                <w:sz w:val="13"/>
                <w:szCs w:val="13"/>
                <w:vertAlign w:val="baseline"/>
                <w:lang w:val="en-US" w:eastAsia="zh-Hans"/>
              </w:rPr>
            </w:pPr>
            <w:r>
              <w:rPr>
                <w:rFonts w:hint="eastAsia"/>
                <w:color w:val="auto"/>
                <w:sz w:val="13"/>
                <w:szCs w:val="13"/>
                <w:vertAlign w:val="baseline"/>
                <w:lang w:val="en-US" w:eastAsia="zh-Hans"/>
              </w:rPr>
              <w:t>架构搭建</w:t>
            </w:r>
          </w:p>
        </w:tc>
        <w:tc>
          <w:tcPr>
            <w:tcW w:w="1217" w:type="dxa"/>
          </w:tcPr>
          <w:p>
            <w:pPr>
              <w:widowControl w:val="0"/>
              <w:numPr>
                <w:ilvl w:val="0"/>
                <w:numId w:val="0"/>
              </w:numPr>
              <w:jc w:val="both"/>
              <w:rPr>
                <w:rFonts w:hint="eastAsia" w:eastAsiaTheme="minorEastAsia"/>
                <w:color w:val="auto"/>
                <w:sz w:val="13"/>
                <w:szCs w:val="13"/>
                <w:vertAlign w:val="baseline"/>
                <w:lang w:val="en-US" w:eastAsia="zh-Hans"/>
              </w:rPr>
            </w:pPr>
            <w:r>
              <w:rPr>
                <w:rFonts w:hint="eastAsia"/>
                <w:color w:val="auto"/>
                <w:sz w:val="13"/>
                <w:szCs w:val="13"/>
                <w:vertAlign w:val="baseline"/>
                <w:lang w:val="en-US" w:eastAsia="zh-Hans"/>
              </w:rPr>
              <w:t>业务对接</w:t>
            </w:r>
          </w:p>
        </w:tc>
        <w:tc>
          <w:tcPr>
            <w:tcW w:w="1217" w:type="dxa"/>
          </w:tcPr>
          <w:p>
            <w:pPr>
              <w:widowControl w:val="0"/>
              <w:numPr>
                <w:ilvl w:val="0"/>
                <w:numId w:val="0"/>
              </w:numPr>
              <w:jc w:val="both"/>
              <w:rPr>
                <w:rFonts w:hint="eastAsia" w:eastAsiaTheme="minorEastAsia"/>
                <w:color w:val="auto"/>
                <w:sz w:val="13"/>
                <w:szCs w:val="13"/>
                <w:vertAlign w:val="baseline"/>
                <w:lang w:val="en-US" w:eastAsia="zh-Hans"/>
              </w:rPr>
            </w:pPr>
            <w:r>
              <w:rPr>
                <w:rFonts w:hint="eastAsia"/>
                <w:color w:val="auto"/>
                <w:sz w:val="13"/>
                <w:szCs w:val="13"/>
                <w:vertAlign w:val="baseline"/>
                <w:lang w:val="en-US" w:eastAsia="zh-Hans"/>
              </w:rPr>
              <w:t>接口联调</w:t>
            </w:r>
          </w:p>
        </w:tc>
        <w:tc>
          <w:tcPr>
            <w:tcW w:w="1217" w:type="dxa"/>
          </w:tcPr>
          <w:p>
            <w:pPr>
              <w:widowControl w:val="0"/>
              <w:numPr>
                <w:ilvl w:val="0"/>
                <w:numId w:val="0"/>
              </w:numPr>
              <w:jc w:val="both"/>
              <w:rPr>
                <w:rFonts w:hint="eastAsia" w:eastAsiaTheme="minorEastAsia"/>
                <w:color w:val="auto"/>
                <w:sz w:val="13"/>
                <w:szCs w:val="13"/>
                <w:vertAlign w:val="baseline"/>
                <w:lang w:val="en-US" w:eastAsia="zh-Hans"/>
              </w:rPr>
            </w:pPr>
            <w:r>
              <w:rPr>
                <w:rFonts w:hint="eastAsia"/>
                <w:color w:val="auto"/>
                <w:sz w:val="13"/>
                <w:szCs w:val="13"/>
                <w:vertAlign w:val="baseline"/>
                <w:lang w:val="en-US" w:eastAsia="zh-Hans"/>
              </w:rPr>
              <w:t>页面布局</w:t>
            </w:r>
          </w:p>
        </w:tc>
        <w:tc>
          <w:tcPr>
            <w:tcW w:w="1217" w:type="dxa"/>
          </w:tcPr>
          <w:p>
            <w:pPr>
              <w:widowControl w:val="0"/>
              <w:numPr>
                <w:ilvl w:val="0"/>
                <w:numId w:val="0"/>
              </w:numPr>
              <w:ind w:firstLine="499"/>
              <w:jc w:val="both"/>
              <w:rPr>
                <w:rFonts w:hint="eastAsia"/>
                <w:color w:val="auto"/>
                <w:sz w:val="13"/>
                <w:szCs w:val="13"/>
                <w:vertAlign w:val="baseline"/>
                <w:lang w:val="en-US" w:eastAsia="zh-Hans"/>
              </w:rPr>
            </w:pPr>
            <w:r>
              <w:rPr>
                <w:rFonts w:hint="eastAsia"/>
                <w:color w:val="auto"/>
                <w:sz w:val="13"/>
                <w:szCs w:val="13"/>
                <w:vertAlign w:val="baseline"/>
                <w:lang w:val="en-US" w:eastAsia="zh-Hans"/>
              </w:rPr>
              <w:t>总计时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4" w:hRule="atLeast"/>
        </w:trPr>
        <w:tc>
          <w:tcPr>
            <w:tcW w:w="1217" w:type="dxa"/>
          </w:tcPr>
          <w:p>
            <w:pPr>
              <w:widowControl w:val="0"/>
              <w:numPr>
                <w:ilvl w:val="0"/>
                <w:numId w:val="0"/>
              </w:numPr>
              <w:jc w:val="both"/>
              <w:rPr>
                <w:rFonts w:hint="eastAsia" w:eastAsiaTheme="minorEastAsia"/>
                <w:color w:val="auto"/>
                <w:sz w:val="13"/>
                <w:szCs w:val="13"/>
                <w:vertAlign w:val="baseline"/>
                <w:lang w:val="en-US" w:eastAsia="zh-Hans"/>
              </w:rPr>
            </w:pPr>
            <w:r>
              <w:rPr>
                <w:rFonts w:hint="eastAsia"/>
                <w:color w:val="auto"/>
                <w:sz w:val="13"/>
                <w:szCs w:val="13"/>
                <w:vertAlign w:val="baseline"/>
                <w:lang w:val="en-US" w:eastAsia="zh-Hans"/>
              </w:rPr>
              <w:t>涉及的知识点</w:t>
            </w:r>
          </w:p>
        </w:tc>
        <w:tc>
          <w:tcPr>
            <w:tcW w:w="1217" w:type="dxa"/>
          </w:tcPr>
          <w:p>
            <w:pPr>
              <w:widowControl w:val="0"/>
              <w:numPr>
                <w:ilvl w:val="0"/>
                <w:numId w:val="0"/>
              </w:numPr>
              <w:jc w:val="both"/>
              <w:rPr>
                <w:rFonts w:hint="eastAsia" w:eastAsiaTheme="minorEastAsia"/>
                <w:color w:val="auto"/>
                <w:sz w:val="13"/>
                <w:szCs w:val="13"/>
                <w:vertAlign w:val="baseline"/>
                <w:lang w:val="en-US" w:eastAsia="zh-Hans"/>
              </w:rPr>
            </w:pPr>
            <w:r>
              <w:rPr>
                <w:rFonts w:hint="eastAsia"/>
                <w:color w:val="auto"/>
                <w:sz w:val="13"/>
                <w:szCs w:val="13"/>
                <w:vertAlign w:val="baseline"/>
                <w:lang w:val="en-US" w:eastAsia="zh-Hans"/>
              </w:rPr>
              <w:t>组件开发</w:t>
            </w:r>
          </w:p>
        </w:tc>
        <w:tc>
          <w:tcPr>
            <w:tcW w:w="1217" w:type="dxa"/>
          </w:tcPr>
          <w:p>
            <w:pPr>
              <w:widowControl w:val="0"/>
              <w:numPr>
                <w:ilvl w:val="0"/>
                <w:numId w:val="0"/>
              </w:numPr>
              <w:jc w:val="both"/>
              <w:rPr>
                <w:rFonts w:hint="eastAsia"/>
                <w:color w:val="auto"/>
                <w:sz w:val="13"/>
                <w:szCs w:val="13"/>
                <w:vertAlign w:val="baseline"/>
                <w:lang w:val="en-US" w:eastAsia="zh-Hans"/>
              </w:rPr>
            </w:pPr>
            <w:r>
              <w:rPr>
                <w:rFonts w:hint="eastAsia"/>
                <w:color w:val="auto"/>
                <w:sz w:val="13"/>
                <w:szCs w:val="13"/>
                <w:vertAlign w:val="baseline"/>
                <w:lang w:val="en-US" w:eastAsia="zh-Hans"/>
              </w:rPr>
              <w:t>Vue</w:t>
            </w:r>
            <w:r>
              <w:rPr>
                <w:rFonts w:hint="default"/>
                <w:color w:val="auto"/>
                <w:sz w:val="13"/>
                <w:szCs w:val="13"/>
                <w:vertAlign w:val="baseline"/>
                <w:lang w:eastAsia="zh-Hans"/>
              </w:rPr>
              <w:t>-cli</w:t>
            </w:r>
          </w:p>
        </w:tc>
        <w:tc>
          <w:tcPr>
            <w:tcW w:w="1217" w:type="dxa"/>
          </w:tcPr>
          <w:p>
            <w:pPr>
              <w:widowControl w:val="0"/>
              <w:numPr>
                <w:ilvl w:val="0"/>
                <w:numId w:val="0"/>
              </w:numPr>
              <w:jc w:val="both"/>
              <w:rPr>
                <w:rFonts w:hint="eastAsia"/>
                <w:color w:val="auto"/>
                <w:sz w:val="13"/>
                <w:szCs w:val="13"/>
                <w:vertAlign w:val="baseline"/>
                <w:lang w:val="en-US" w:eastAsia="zh-Hans"/>
              </w:rPr>
            </w:pPr>
            <w:r>
              <w:rPr>
                <w:rFonts w:hint="eastAsia"/>
                <w:color w:val="auto"/>
                <w:sz w:val="13"/>
                <w:szCs w:val="13"/>
                <w:vertAlign w:val="baseline"/>
                <w:lang w:val="en-US" w:eastAsia="zh-Hans"/>
              </w:rPr>
              <w:t>联调</w:t>
            </w:r>
          </w:p>
        </w:tc>
        <w:tc>
          <w:tcPr>
            <w:tcW w:w="1217" w:type="dxa"/>
          </w:tcPr>
          <w:p>
            <w:pPr>
              <w:widowControl w:val="0"/>
              <w:numPr>
                <w:ilvl w:val="0"/>
                <w:numId w:val="0"/>
              </w:numPr>
              <w:jc w:val="both"/>
              <w:rPr>
                <w:rFonts w:hint="eastAsia"/>
                <w:color w:val="auto"/>
                <w:sz w:val="13"/>
                <w:szCs w:val="13"/>
                <w:vertAlign w:val="baseline"/>
                <w:lang w:val="en-US" w:eastAsia="zh-Hans"/>
              </w:rPr>
            </w:pPr>
            <w:r>
              <w:rPr>
                <w:rFonts w:hint="eastAsia"/>
                <w:color w:val="auto"/>
                <w:sz w:val="13"/>
                <w:szCs w:val="13"/>
                <w:vertAlign w:val="baseline"/>
                <w:lang w:val="en-US" w:eastAsia="zh-Hans"/>
              </w:rPr>
              <w:t>axios</w:t>
            </w:r>
          </w:p>
        </w:tc>
        <w:tc>
          <w:tcPr>
            <w:tcW w:w="1217" w:type="dxa"/>
          </w:tcPr>
          <w:p>
            <w:pPr>
              <w:widowControl w:val="0"/>
              <w:numPr>
                <w:ilvl w:val="0"/>
                <w:numId w:val="0"/>
              </w:numPr>
              <w:jc w:val="both"/>
              <w:rPr>
                <w:rFonts w:hint="eastAsia"/>
                <w:color w:val="auto"/>
                <w:sz w:val="13"/>
                <w:szCs w:val="13"/>
                <w:vertAlign w:val="baseline"/>
                <w:lang w:val="en-US" w:eastAsia="zh-Hans"/>
              </w:rPr>
            </w:pPr>
            <w:r>
              <w:rPr>
                <w:rFonts w:hint="eastAsia"/>
                <w:color w:val="auto"/>
                <w:sz w:val="13"/>
                <w:szCs w:val="13"/>
                <w:vertAlign w:val="baseline"/>
                <w:lang w:val="en-US" w:eastAsia="zh-Hans"/>
              </w:rPr>
              <w:t>css</w:t>
            </w:r>
          </w:p>
        </w:tc>
        <w:tc>
          <w:tcPr>
            <w:tcW w:w="1217" w:type="dxa"/>
          </w:tcPr>
          <w:p>
            <w:pPr>
              <w:widowControl w:val="0"/>
              <w:numPr>
                <w:ilvl w:val="0"/>
                <w:numId w:val="0"/>
              </w:numPr>
              <w:jc w:val="both"/>
              <w:rPr>
                <w:rFonts w:hint="eastAsia"/>
                <w:color w:val="auto"/>
                <w:sz w:val="13"/>
                <w:szCs w:val="13"/>
                <w:vertAlign w:val="baseline"/>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65" w:hRule="atLeast"/>
        </w:trPr>
        <w:tc>
          <w:tcPr>
            <w:tcW w:w="1217" w:type="dxa"/>
          </w:tcPr>
          <w:p>
            <w:pPr>
              <w:widowControl w:val="0"/>
              <w:numPr>
                <w:ilvl w:val="0"/>
                <w:numId w:val="0"/>
              </w:numPr>
              <w:jc w:val="both"/>
              <w:rPr>
                <w:rFonts w:hint="eastAsia"/>
                <w:color w:val="auto"/>
                <w:sz w:val="13"/>
                <w:szCs w:val="13"/>
                <w:vertAlign w:val="baseline"/>
                <w:lang w:val="en-US" w:eastAsia="zh-Hans"/>
              </w:rPr>
            </w:pPr>
            <w:r>
              <w:rPr>
                <w:rFonts w:hint="eastAsia"/>
                <w:color w:val="auto"/>
                <w:sz w:val="13"/>
                <w:szCs w:val="13"/>
                <w:vertAlign w:val="baseline"/>
                <w:lang w:val="en-US" w:eastAsia="zh-Hans"/>
              </w:rPr>
              <w:t>公司工作量</w:t>
            </w:r>
          </w:p>
        </w:tc>
        <w:tc>
          <w:tcPr>
            <w:tcW w:w="1217" w:type="dxa"/>
          </w:tcPr>
          <w:p>
            <w:pPr>
              <w:widowControl w:val="0"/>
              <w:numPr>
                <w:ilvl w:val="0"/>
                <w:numId w:val="0"/>
              </w:numPr>
              <w:jc w:val="both"/>
              <w:rPr>
                <w:rFonts w:hint="eastAsia"/>
                <w:color w:val="auto"/>
                <w:sz w:val="13"/>
                <w:szCs w:val="13"/>
                <w:vertAlign w:val="baseline"/>
                <w:lang w:eastAsia="zh-Hans"/>
              </w:rPr>
            </w:pPr>
            <w:r>
              <w:rPr>
                <w:rFonts w:hint="default"/>
                <w:color w:val="auto"/>
                <w:sz w:val="13"/>
                <w:szCs w:val="13"/>
                <w:vertAlign w:val="baseline"/>
                <w:lang w:eastAsia="zh-Hans"/>
              </w:rPr>
              <w:t>1</w:t>
            </w:r>
            <w:r>
              <w:rPr>
                <w:rFonts w:hint="eastAsia"/>
                <w:color w:val="auto"/>
                <w:sz w:val="13"/>
                <w:szCs w:val="13"/>
                <w:vertAlign w:val="baseline"/>
                <w:lang w:val="en-US" w:eastAsia="zh-Hans"/>
              </w:rPr>
              <w:t>周</w:t>
            </w:r>
          </w:p>
        </w:tc>
        <w:tc>
          <w:tcPr>
            <w:tcW w:w="1217" w:type="dxa"/>
          </w:tcPr>
          <w:p>
            <w:pPr>
              <w:widowControl w:val="0"/>
              <w:numPr>
                <w:ilvl w:val="0"/>
                <w:numId w:val="0"/>
              </w:numPr>
              <w:jc w:val="both"/>
              <w:rPr>
                <w:rFonts w:hint="eastAsia"/>
                <w:color w:val="auto"/>
                <w:sz w:val="13"/>
                <w:szCs w:val="13"/>
                <w:vertAlign w:val="baseline"/>
                <w:lang w:eastAsia="zh-Hans"/>
              </w:rPr>
            </w:pPr>
            <w:r>
              <w:rPr>
                <w:rFonts w:hint="default"/>
                <w:color w:val="auto"/>
                <w:sz w:val="13"/>
                <w:szCs w:val="13"/>
                <w:vertAlign w:val="baseline"/>
                <w:lang w:eastAsia="zh-Hans"/>
              </w:rPr>
              <w:t>2</w:t>
            </w:r>
            <w:r>
              <w:rPr>
                <w:rFonts w:hint="eastAsia"/>
                <w:color w:val="auto"/>
                <w:sz w:val="13"/>
                <w:szCs w:val="13"/>
                <w:vertAlign w:val="baseline"/>
                <w:lang w:val="en-US" w:eastAsia="zh-Hans"/>
              </w:rPr>
              <w:t>天</w:t>
            </w:r>
          </w:p>
        </w:tc>
        <w:tc>
          <w:tcPr>
            <w:tcW w:w="1217" w:type="dxa"/>
          </w:tcPr>
          <w:p>
            <w:pPr>
              <w:widowControl w:val="0"/>
              <w:numPr>
                <w:ilvl w:val="0"/>
                <w:numId w:val="0"/>
              </w:numPr>
              <w:jc w:val="both"/>
              <w:rPr>
                <w:rFonts w:hint="eastAsia"/>
                <w:color w:val="auto"/>
                <w:sz w:val="13"/>
                <w:szCs w:val="13"/>
                <w:vertAlign w:val="baseline"/>
                <w:lang w:eastAsia="zh-Hans"/>
              </w:rPr>
            </w:pPr>
            <w:r>
              <w:rPr>
                <w:rFonts w:hint="default"/>
                <w:color w:val="auto"/>
                <w:sz w:val="13"/>
                <w:szCs w:val="13"/>
                <w:vertAlign w:val="baseline"/>
                <w:lang w:eastAsia="zh-Hans"/>
              </w:rPr>
              <w:t>3</w:t>
            </w:r>
            <w:r>
              <w:rPr>
                <w:rFonts w:hint="eastAsia"/>
                <w:color w:val="auto"/>
                <w:sz w:val="13"/>
                <w:szCs w:val="13"/>
                <w:vertAlign w:val="baseline"/>
                <w:lang w:val="en-US" w:eastAsia="zh-Hans"/>
              </w:rPr>
              <w:t>天</w:t>
            </w:r>
          </w:p>
        </w:tc>
        <w:tc>
          <w:tcPr>
            <w:tcW w:w="1217" w:type="dxa"/>
          </w:tcPr>
          <w:p>
            <w:pPr>
              <w:widowControl w:val="0"/>
              <w:numPr>
                <w:ilvl w:val="0"/>
                <w:numId w:val="0"/>
              </w:numPr>
              <w:jc w:val="both"/>
              <w:rPr>
                <w:rFonts w:hint="eastAsia"/>
                <w:color w:val="auto"/>
                <w:sz w:val="13"/>
                <w:szCs w:val="13"/>
                <w:vertAlign w:val="baseline"/>
                <w:lang w:eastAsia="zh-Hans"/>
              </w:rPr>
            </w:pPr>
            <w:r>
              <w:rPr>
                <w:rFonts w:hint="default"/>
                <w:color w:val="auto"/>
                <w:sz w:val="13"/>
                <w:szCs w:val="13"/>
                <w:vertAlign w:val="baseline"/>
                <w:lang w:eastAsia="zh-Hans"/>
              </w:rPr>
              <w:t>1</w:t>
            </w:r>
            <w:r>
              <w:rPr>
                <w:rFonts w:hint="eastAsia"/>
                <w:color w:val="auto"/>
                <w:sz w:val="13"/>
                <w:szCs w:val="13"/>
                <w:vertAlign w:val="baseline"/>
                <w:lang w:val="en-US" w:eastAsia="zh-Hans"/>
              </w:rPr>
              <w:t>天</w:t>
            </w:r>
          </w:p>
        </w:tc>
        <w:tc>
          <w:tcPr>
            <w:tcW w:w="1217" w:type="dxa"/>
          </w:tcPr>
          <w:p>
            <w:pPr>
              <w:widowControl w:val="0"/>
              <w:numPr>
                <w:ilvl w:val="0"/>
                <w:numId w:val="0"/>
              </w:numPr>
              <w:jc w:val="both"/>
              <w:rPr>
                <w:rFonts w:hint="eastAsia"/>
                <w:color w:val="auto"/>
                <w:sz w:val="13"/>
                <w:szCs w:val="13"/>
                <w:vertAlign w:val="baseline"/>
                <w:lang w:val="en-US" w:eastAsia="zh-Hans"/>
              </w:rPr>
            </w:pPr>
            <w:r>
              <w:rPr>
                <w:rFonts w:hint="default"/>
                <w:color w:val="auto"/>
                <w:sz w:val="13"/>
                <w:szCs w:val="13"/>
                <w:vertAlign w:val="baseline"/>
                <w:lang w:eastAsia="zh-Hans"/>
              </w:rPr>
              <w:t>2</w:t>
            </w:r>
            <w:r>
              <w:rPr>
                <w:rFonts w:hint="eastAsia"/>
                <w:color w:val="auto"/>
                <w:sz w:val="13"/>
                <w:szCs w:val="13"/>
                <w:vertAlign w:val="baseline"/>
                <w:lang w:val="en-US" w:eastAsia="zh-Hans"/>
              </w:rPr>
              <w:t>天</w:t>
            </w:r>
          </w:p>
        </w:tc>
        <w:tc>
          <w:tcPr>
            <w:tcW w:w="1217" w:type="dxa"/>
          </w:tcPr>
          <w:p>
            <w:pPr>
              <w:widowControl w:val="0"/>
              <w:numPr>
                <w:ilvl w:val="0"/>
                <w:numId w:val="0"/>
              </w:numPr>
              <w:jc w:val="both"/>
              <w:rPr>
                <w:rFonts w:hint="default"/>
                <w:color w:val="auto"/>
                <w:sz w:val="13"/>
                <w:szCs w:val="13"/>
                <w:vertAlign w:val="baseline"/>
                <w:lang w:eastAsia="zh-Hans"/>
              </w:rPr>
            </w:pPr>
            <w:r>
              <w:rPr>
                <w:rFonts w:hint="default"/>
                <w:color w:val="auto"/>
                <w:sz w:val="13"/>
                <w:szCs w:val="13"/>
                <w:vertAlign w:val="baseline"/>
                <w:lang w:eastAsia="zh-Hans"/>
              </w:rPr>
              <w:t>13</w:t>
            </w:r>
            <w:r>
              <w:rPr>
                <w:rFonts w:hint="eastAsia"/>
                <w:color w:val="auto"/>
                <w:sz w:val="13"/>
                <w:szCs w:val="13"/>
                <w:vertAlign w:val="baseline"/>
                <w:lang w:val="en-US" w:eastAsia="zh-Hans"/>
              </w:rPr>
              <w:t>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65" w:hRule="atLeast"/>
        </w:trPr>
        <w:tc>
          <w:tcPr>
            <w:tcW w:w="1217" w:type="dxa"/>
          </w:tcPr>
          <w:p>
            <w:pPr>
              <w:widowControl w:val="0"/>
              <w:numPr>
                <w:ilvl w:val="0"/>
                <w:numId w:val="0"/>
              </w:numPr>
              <w:jc w:val="both"/>
              <w:rPr>
                <w:rFonts w:hint="eastAsia"/>
                <w:color w:val="auto"/>
                <w:sz w:val="13"/>
                <w:szCs w:val="13"/>
                <w:vertAlign w:val="baseline"/>
                <w:lang w:val="en-US" w:eastAsia="zh-Hans"/>
              </w:rPr>
            </w:pPr>
            <w:r>
              <w:rPr>
                <w:rFonts w:hint="eastAsia"/>
                <w:color w:val="auto"/>
                <w:sz w:val="13"/>
                <w:szCs w:val="13"/>
                <w:vertAlign w:val="baseline"/>
                <w:lang w:val="en-US" w:eastAsia="zh-Hans"/>
              </w:rPr>
              <w:t>实训工作量</w:t>
            </w:r>
          </w:p>
        </w:tc>
        <w:tc>
          <w:tcPr>
            <w:tcW w:w="1217" w:type="dxa"/>
          </w:tcPr>
          <w:p>
            <w:pPr>
              <w:widowControl w:val="0"/>
              <w:numPr>
                <w:ilvl w:val="0"/>
                <w:numId w:val="0"/>
              </w:numPr>
              <w:jc w:val="both"/>
              <w:rPr>
                <w:rFonts w:hint="eastAsia"/>
                <w:color w:val="auto"/>
                <w:sz w:val="13"/>
                <w:szCs w:val="13"/>
                <w:vertAlign w:val="baseline"/>
                <w:lang w:eastAsia="zh-Hans"/>
              </w:rPr>
            </w:pPr>
            <w:r>
              <w:rPr>
                <w:rFonts w:hint="default"/>
                <w:color w:val="auto"/>
                <w:sz w:val="13"/>
                <w:szCs w:val="13"/>
                <w:vertAlign w:val="baseline"/>
                <w:lang w:eastAsia="zh-Hans"/>
              </w:rPr>
              <w:t>2</w:t>
            </w:r>
            <w:r>
              <w:rPr>
                <w:rFonts w:hint="eastAsia"/>
                <w:color w:val="auto"/>
                <w:sz w:val="13"/>
                <w:szCs w:val="13"/>
                <w:vertAlign w:val="baseline"/>
                <w:lang w:val="en-US" w:eastAsia="zh-Hans"/>
              </w:rPr>
              <w:t>天</w:t>
            </w:r>
          </w:p>
        </w:tc>
        <w:tc>
          <w:tcPr>
            <w:tcW w:w="1217" w:type="dxa"/>
          </w:tcPr>
          <w:p>
            <w:pPr>
              <w:widowControl w:val="0"/>
              <w:numPr>
                <w:ilvl w:val="0"/>
                <w:numId w:val="0"/>
              </w:numPr>
              <w:jc w:val="both"/>
              <w:rPr>
                <w:rFonts w:hint="eastAsia"/>
                <w:color w:val="auto"/>
                <w:sz w:val="13"/>
                <w:szCs w:val="13"/>
                <w:vertAlign w:val="baseline"/>
                <w:lang w:eastAsia="zh-Hans"/>
              </w:rPr>
            </w:pPr>
            <w:r>
              <w:rPr>
                <w:rFonts w:hint="default"/>
                <w:color w:val="auto"/>
                <w:sz w:val="13"/>
                <w:szCs w:val="13"/>
                <w:vertAlign w:val="baseline"/>
                <w:lang w:eastAsia="zh-Hans"/>
              </w:rPr>
              <w:t>1</w:t>
            </w:r>
            <w:r>
              <w:rPr>
                <w:rFonts w:hint="eastAsia"/>
                <w:color w:val="auto"/>
                <w:sz w:val="13"/>
                <w:szCs w:val="13"/>
                <w:vertAlign w:val="baseline"/>
                <w:lang w:val="en-US" w:eastAsia="zh-Hans"/>
              </w:rPr>
              <w:t>天</w:t>
            </w:r>
          </w:p>
        </w:tc>
        <w:tc>
          <w:tcPr>
            <w:tcW w:w="1217" w:type="dxa"/>
          </w:tcPr>
          <w:p>
            <w:pPr>
              <w:widowControl w:val="0"/>
              <w:numPr>
                <w:ilvl w:val="0"/>
                <w:numId w:val="0"/>
              </w:numPr>
              <w:jc w:val="both"/>
              <w:rPr>
                <w:rFonts w:hint="eastAsia"/>
                <w:color w:val="auto"/>
                <w:sz w:val="13"/>
                <w:szCs w:val="13"/>
                <w:vertAlign w:val="baseline"/>
                <w:lang w:eastAsia="zh-Hans"/>
              </w:rPr>
            </w:pPr>
            <w:r>
              <w:rPr>
                <w:rFonts w:hint="default"/>
                <w:color w:val="auto"/>
                <w:sz w:val="13"/>
                <w:szCs w:val="13"/>
                <w:vertAlign w:val="baseline"/>
                <w:lang w:eastAsia="zh-Hans"/>
              </w:rPr>
              <w:t>1</w:t>
            </w:r>
            <w:r>
              <w:rPr>
                <w:rFonts w:hint="eastAsia"/>
                <w:color w:val="auto"/>
                <w:sz w:val="13"/>
                <w:szCs w:val="13"/>
                <w:vertAlign w:val="baseline"/>
                <w:lang w:val="en-US" w:eastAsia="zh-Hans"/>
              </w:rPr>
              <w:t>天</w:t>
            </w:r>
          </w:p>
        </w:tc>
        <w:tc>
          <w:tcPr>
            <w:tcW w:w="1217" w:type="dxa"/>
          </w:tcPr>
          <w:p>
            <w:pPr>
              <w:widowControl w:val="0"/>
              <w:numPr>
                <w:ilvl w:val="0"/>
                <w:numId w:val="0"/>
              </w:numPr>
              <w:jc w:val="both"/>
              <w:rPr>
                <w:rFonts w:hint="eastAsia"/>
                <w:color w:val="auto"/>
                <w:sz w:val="13"/>
                <w:szCs w:val="13"/>
                <w:vertAlign w:val="baseline"/>
                <w:lang w:eastAsia="zh-Hans"/>
              </w:rPr>
            </w:pPr>
            <w:r>
              <w:rPr>
                <w:rFonts w:hint="default"/>
                <w:color w:val="auto"/>
                <w:sz w:val="13"/>
                <w:szCs w:val="13"/>
                <w:vertAlign w:val="baseline"/>
                <w:lang w:eastAsia="zh-Hans"/>
              </w:rPr>
              <w:t>.5</w:t>
            </w:r>
            <w:r>
              <w:rPr>
                <w:rFonts w:hint="eastAsia"/>
                <w:color w:val="auto"/>
                <w:sz w:val="13"/>
                <w:szCs w:val="13"/>
                <w:vertAlign w:val="baseline"/>
                <w:lang w:val="en-US" w:eastAsia="zh-Hans"/>
              </w:rPr>
              <w:t>天</w:t>
            </w:r>
          </w:p>
        </w:tc>
        <w:tc>
          <w:tcPr>
            <w:tcW w:w="1217" w:type="dxa"/>
          </w:tcPr>
          <w:p>
            <w:pPr>
              <w:widowControl w:val="0"/>
              <w:numPr>
                <w:ilvl w:val="0"/>
                <w:numId w:val="0"/>
              </w:numPr>
              <w:jc w:val="both"/>
              <w:rPr>
                <w:rFonts w:hint="eastAsia"/>
                <w:color w:val="auto"/>
                <w:sz w:val="13"/>
                <w:szCs w:val="13"/>
                <w:vertAlign w:val="baseline"/>
                <w:lang w:eastAsia="zh-Hans"/>
              </w:rPr>
            </w:pPr>
            <w:r>
              <w:rPr>
                <w:rFonts w:hint="default"/>
                <w:color w:val="auto"/>
                <w:sz w:val="13"/>
                <w:szCs w:val="13"/>
                <w:vertAlign w:val="baseline"/>
                <w:lang w:eastAsia="zh-Hans"/>
              </w:rPr>
              <w:t>1</w:t>
            </w:r>
            <w:r>
              <w:rPr>
                <w:rFonts w:hint="eastAsia"/>
                <w:color w:val="auto"/>
                <w:sz w:val="13"/>
                <w:szCs w:val="13"/>
                <w:vertAlign w:val="baseline"/>
                <w:lang w:val="en-US" w:eastAsia="zh-Hans"/>
              </w:rPr>
              <w:t>天</w:t>
            </w:r>
          </w:p>
        </w:tc>
        <w:tc>
          <w:tcPr>
            <w:tcW w:w="1217" w:type="dxa"/>
          </w:tcPr>
          <w:p>
            <w:pPr>
              <w:widowControl w:val="0"/>
              <w:numPr>
                <w:ilvl w:val="0"/>
                <w:numId w:val="0"/>
              </w:numPr>
              <w:jc w:val="both"/>
              <w:rPr>
                <w:rFonts w:hint="default"/>
                <w:color w:val="auto"/>
                <w:sz w:val="13"/>
                <w:szCs w:val="13"/>
                <w:vertAlign w:val="baseline"/>
                <w:lang w:eastAsia="zh-Hans"/>
              </w:rPr>
            </w:pPr>
            <w:r>
              <w:rPr>
                <w:rFonts w:hint="default"/>
                <w:color w:val="auto"/>
                <w:sz w:val="13"/>
                <w:szCs w:val="13"/>
                <w:vertAlign w:val="baseline"/>
                <w:lang w:eastAsia="zh-Hans"/>
              </w:rPr>
              <w:t>5</w:t>
            </w:r>
            <w:r>
              <w:rPr>
                <w:rFonts w:hint="eastAsia"/>
                <w:color w:val="auto"/>
                <w:sz w:val="13"/>
                <w:szCs w:val="13"/>
                <w:vertAlign w:val="baseline"/>
                <w:lang w:val="en-US" w:eastAsia="zh-Hans"/>
              </w:rPr>
              <w:t>.</w:t>
            </w:r>
            <w:r>
              <w:rPr>
                <w:rFonts w:hint="default"/>
                <w:color w:val="auto"/>
                <w:sz w:val="13"/>
                <w:szCs w:val="13"/>
                <w:vertAlign w:val="baseline"/>
                <w:lang w:eastAsia="zh-Hans"/>
              </w:rPr>
              <w:t>5</w:t>
            </w:r>
            <w:r>
              <w:rPr>
                <w:rFonts w:hint="eastAsia"/>
                <w:color w:val="auto"/>
                <w:sz w:val="13"/>
                <w:szCs w:val="13"/>
                <w:vertAlign w:val="baseline"/>
                <w:lang w:val="en-US" w:eastAsia="zh-Hans"/>
              </w:rPr>
              <w:t>天</w:t>
            </w:r>
          </w:p>
        </w:tc>
      </w:tr>
    </w:tbl>
    <w:p>
      <w:pPr>
        <w:pStyle w:val="3"/>
        <w:numPr>
          <w:ilvl w:val="-1"/>
          <w:numId w:val="0"/>
        </w:numPr>
        <w:bidi w:val="0"/>
        <w:outlineLvl w:val="0"/>
        <w:rPr>
          <w:ins w:id="310" w:author="文仵传偷助手" w:date="2020-12-16T15:38:35Z"/>
          <w:rFonts w:hint="default"/>
          <w:lang w:val="en-US" w:eastAsia="zh-CN"/>
        </w:rPr>
      </w:pPr>
      <w:bookmarkStart w:id="57" w:name="_Toc2010"/>
    </w:p>
    <w:p>
      <w:pPr>
        <w:pStyle w:val="3"/>
        <w:numPr>
          <w:ilvl w:val="0"/>
          <w:numId w:val="1"/>
        </w:numPr>
        <w:bidi w:val="0"/>
        <w:outlineLvl w:val="0"/>
        <w:rPr>
          <w:ins w:id="311" w:author="文仵传偷助手" w:date="2020-12-16T15:38:25Z"/>
          <w:rFonts w:hint="default"/>
          <w:lang w:val="en-US" w:eastAsia="zh-CN"/>
        </w:rPr>
      </w:pPr>
      <w:ins w:id="312" w:author="文仵传偷助手" w:date="2020-12-16T15:38:25Z">
        <w:bookmarkStart w:id="58" w:name="_Toc304391638"/>
        <w:bookmarkStart w:id="59" w:name="_Toc1471413230"/>
        <w:r>
          <w:rPr>
            <w:rFonts w:hint="eastAsia"/>
            <w:lang w:val="en-US" w:eastAsia="zh-CN"/>
          </w:rPr>
          <w:t>功能思路分析</w:t>
        </w:r>
        <w:bookmarkEnd w:id="57"/>
        <w:bookmarkEnd w:id="58"/>
        <w:bookmarkEnd w:id="59"/>
      </w:ins>
    </w:p>
    <w:p>
      <w:pPr>
        <w:numPr>
          <w:ilvl w:val="2"/>
          <w:numId w:val="1"/>
        </w:numPr>
        <w:ind w:left="0" w:leftChars="0" w:firstLine="0" w:firstLineChars="0"/>
        <w:rPr>
          <w:ins w:id="313" w:author="文仵传偷助手" w:date="2020-12-16T15:38:25Z"/>
          <w:rFonts w:hint="default"/>
          <w:lang w:val="en-US" w:eastAsia="zh-CN"/>
        </w:rPr>
      </w:pPr>
      <w:ins w:id="314" w:author="文仵传偷助手" w:date="2020-12-16T15:38:25Z">
        <w:r>
          <w:rPr>
            <w:rFonts w:hint="eastAsia"/>
            <w:lang w:val="en-US" w:eastAsia="zh-CN"/>
          </w:rPr>
          <w:t>理解模块需求，完成功能拆分</w:t>
        </w:r>
      </w:ins>
    </w:p>
    <w:p>
      <w:pPr>
        <w:numPr>
          <w:ilvl w:val="2"/>
          <w:numId w:val="1"/>
        </w:numPr>
        <w:ind w:left="0" w:leftChars="0" w:firstLine="0" w:firstLineChars="0"/>
        <w:rPr>
          <w:ins w:id="315" w:author="文仵传偷助手" w:date="2020-12-16T15:38:25Z"/>
          <w:rFonts w:hint="default"/>
          <w:lang w:val="en-US" w:eastAsia="zh-CN"/>
        </w:rPr>
      </w:pPr>
      <w:ins w:id="316" w:author="文仵传偷助手" w:date="2020-12-16T15:38:25Z">
        <w:r>
          <w:rPr>
            <w:rFonts w:hint="eastAsia"/>
            <w:lang w:val="en-US" w:eastAsia="zh-CN"/>
          </w:rPr>
          <w:t>抽象功能，拆分组件，封装组件</w:t>
        </w:r>
      </w:ins>
    </w:p>
    <w:p>
      <w:pPr>
        <w:numPr>
          <w:ilvl w:val="2"/>
          <w:numId w:val="1"/>
        </w:numPr>
        <w:ind w:left="0" w:leftChars="0" w:firstLine="0" w:firstLineChars="0"/>
        <w:rPr>
          <w:ins w:id="317" w:author="文仵传偷助手" w:date="2020-12-16T15:38:25Z"/>
          <w:rFonts w:hint="default"/>
          <w:lang w:val="en-US" w:eastAsia="zh-CN"/>
        </w:rPr>
      </w:pPr>
      <w:ins w:id="318" w:author="文仵传偷助手" w:date="2020-12-16T15:38:25Z">
        <w:r>
          <w:rPr>
            <w:rFonts w:hint="eastAsia"/>
            <w:lang w:val="en-US" w:eastAsia="zh-CN"/>
          </w:rPr>
          <w:t>设计组件参数和数据流向</w:t>
        </w:r>
      </w:ins>
    </w:p>
    <w:p>
      <w:pPr>
        <w:numPr>
          <w:ilvl w:val="2"/>
          <w:numId w:val="1"/>
        </w:numPr>
        <w:ind w:left="0" w:leftChars="0" w:firstLine="0" w:firstLineChars="0"/>
        <w:rPr>
          <w:ins w:id="319" w:author="文仵传偷助手" w:date="2020-12-16T15:39:15Z"/>
          <w:rFonts w:hint="default"/>
          <w:lang w:val="en-US" w:eastAsia="zh-CN"/>
        </w:rPr>
      </w:pPr>
      <w:ins w:id="320" w:author="文仵传偷助手" w:date="2020-12-16T15:39:10Z">
        <w:r>
          <w:rPr>
            <w:rFonts w:hint="eastAsia"/>
            <w:lang w:val="en-US" w:eastAsia="zh-Hans"/>
          </w:rPr>
          <w:t>完成</w:t>
        </w:r>
      </w:ins>
      <w:ins w:id="321" w:author="文仵传偷助手" w:date="2020-12-16T15:39:12Z">
        <w:r>
          <w:rPr>
            <w:rFonts w:hint="eastAsia"/>
            <w:lang w:val="en-US" w:eastAsia="zh-Hans"/>
          </w:rPr>
          <w:t>页面</w:t>
        </w:r>
      </w:ins>
      <w:ins w:id="322" w:author="文仵传偷助手" w:date="2020-12-16T15:39:14Z">
        <w:r>
          <w:rPr>
            <w:rFonts w:hint="eastAsia"/>
            <w:lang w:val="en-US" w:eastAsia="zh-Hans"/>
          </w:rPr>
          <w:t>响应式</w:t>
        </w:r>
      </w:ins>
      <w:ins w:id="323" w:author="文仵传偷助手" w:date="2020-12-16T15:39:15Z">
        <w:r>
          <w:rPr>
            <w:rFonts w:hint="eastAsia"/>
            <w:lang w:val="en-US" w:eastAsia="zh-Hans"/>
          </w:rPr>
          <w:t>布局</w:t>
        </w:r>
      </w:ins>
    </w:p>
    <w:p>
      <w:pPr>
        <w:widowControl w:val="0"/>
        <w:numPr>
          <w:ilvl w:val="2"/>
          <w:numId w:val="1"/>
        </w:numPr>
        <w:jc w:val="both"/>
        <w:rPr>
          <w:ins w:id="324" w:author="文仵传偷助手" w:date="2020-12-16T15:39:44Z"/>
          <w:rFonts w:hint="default"/>
          <w:lang w:val="en-US" w:eastAsia="zh-CN"/>
        </w:rPr>
      </w:pPr>
      <w:ins w:id="325" w:author="文仵传偷助手" w:date="2020-12-16T15:39:18Z">
        <w:r>
          <w:rPr>
            <w:rFonts w:hint="eastAsia"/>
            <w:lang w:val="en-US" w:eastAsia="zh-Hans"/>
          </w:rPr>
          <w:t>对接</w:t>
        </w:r>
      </w:ins>
      <w:ins w:id="326" w:author="文仵传偷助手" w:date="2020-12-16T15:39:19Z">
        <w:r>
          <w:rPr>
            <w:rFonts w:hint="eastAsia"/>
            <w:lang w:val="en-US" w:eastAsia="zh-Hans"/>
          </w:rPr>
          <w:t>后端</w:t>
        </w:r>
      </w:ins>
      <w:ins w:id="327" w:author="文仵传偷助手" w:date="2020-12-16T15:39:21Z">
        <w:r>
          <w:rPr>
            <w:rFonts w:hint="eastAsia"/>
            <w:lang w:val="en-US" w:eastAsia="zh-Hans"/>
          </w:rPr>
          <w:t>接口</w:t>
        </w:r>
      </w:ins>
      <w:ins w:id="328" w:author="文仵传偷助手" w:date="2020-12-16T15:39:22Z">
        <w:r>
          <w:rPr>
            <w:rFonts w:hint="eastAsia"/>
            <w:lang w:val="en-US" w:eastAsia="zh-Hans"/>
          </w:rPr>
          <w:t>进行</w:t>
        </w:r>
      </w:ins>
      <w:ins w:id="329" w:author="文仵传偷助手" w:date="2020-12-16T15:39:23Z">
        <w:r>
          <w:rPr>
            <w:rFonts w:hint="eastAsia"/>
            <w:lang w:val="en-US" w:eastAsia="zh-Hans"/>
          </w:rPr>
          <w:t>数据</w:t>
        </w:r>
      </w:ins>
      <w:ins w:id="330" w:author="文仵传偷助手" w:date="2020-12-16T15:39:24Z">
        <w:r>
          <w:rPr>
            <w:rFonts w:hint="eastAsia"/>
            <w:lang w:val="en-US" w:eastAsia="zh-Hans"/>
          </w:rPr>
          <w:t>渲染</w:t>
        </w:r>
      </w:ins>
    </w:p>
    <w:p>
      <w:pPr>
        <w:widowControl w:val="0"/>
        <w:numPr>
          <w:ilvl w:val="0"/>
          <w:numId w:val="0"/>
        </w:numPr>
        <w:jc w:val="both"/>
        <w:rPr>
          <w:ins w:id="331" w:author="文仵传偷助手" w:date="2020-12-16T15:39:45Z"/>
          <w:rFonts w:hint="eastAsia"/>
          <w:lang w:val="en-US" w:eastAsia="zh-Hans"/>
        </w:rPr>
      </w:pPr>
    </w:p>
    <w:p>
      <w:pPr>
        <w:pStyle w:val="3"/>
        <w:numPr>
          <w:ilvl w:val="0"/>
          <w:numId w:val="1"/>
        </w:numPr>
        <w:bidi w:val="0"/>
        <w:outlineLvl w:val="0"/>
        <w:rPr>
          <w:ins w:id="332" w:author="文仵传偷助手" w:date="2020-12-16T15:39:46Z"/>
          <w:rFonts w:hint="default"/>
          <w:lang w:val="en-US" w:eastAsia="zh-CN"/>
        </w:rPr>
      </w:pPr>
      <w:ins w:id="333" w:author="文仵传偷助手" w:date="2020-12-16T15:39:46Z">
        <w:bookmarkStart w:id="60" w:name="_Toc28023"/>
        <w:bookmarkStart w:id="61" w:name="_Toc604212712"/>
        <w:bookmarkStart w:id="62" w:name="_Toc1767961405"/>
        <w:r>
          <w:rPr>
            <w:rFonts w:hint="eastAsia"/>
            <w:lang w:val="en-US" w:eastAsia="zh-CN"/>
          </w:rPr>
          <w:t>关键技术点解决方案</w:t>
        </w:r>
        <w:bookmarkEnd w:id="60"/>
        <w:bookmarkEnd w:id="61"/>
        <w:bookmarkEnd w:id="62"/>
      </w:ins>
    </w:p>
    <w:p>
      <w:pPr>
        <w:pStyle w:val="3"/>
        <w:rPr>
          <w:ins w:id="334" w:author="文仵传偷助手" w:date="2020-12-16T15:41:04Z"/>
          <w:rFonts w:hint="eastAsia"/>
          <w:lang w:val="en-US" w:eastAsia="zh-Hans"/>
        </w:rPr>
      </w:pPr>
      <w:ins w:id="335" w:author="文仵传偷助手" w:date="2020-12-16T15:43:08Z">
        <w:bookmarkStart w:id="63" w:name="_Toc1700367568"/>
        <w:bookmarkStart w:id="64" w:name="_Toc1543593943"/>
        <w:r>
          <w:rPr>
            <w:rFonts w:hint="default"/>
            <w:lang w:eastAsia="zh-Hans"/>
          </w:rPr>
          <w:t>1</w:t>
        </w:r>
      </w:ins>
      <w:ins w:id="336" w:author="文仵传偷助手" w:date="2020-12-16T15:43:10Z">
        <w:r>
          <w:rPr>
            <w:rFonts w:hint="default"/>
            <w:lang w:eastAsia="zh-Hans"/>
          </w:rPr>
          <w:t>、</w:t>
        </w:r>
      </w:ins>
      <w:ins w:id="337" w:author="文仵传偷助手" w:date="2020-12-16T15:40:06Z">
        <w:r>
          <w:rPr>
            <w:rFonts w:hint="eastAsia"/>
            <w:lang w:val="en-US" w:eastAsia="zh-Hans"/>
          </w:rPr>
          <w:t>组件</w:t>
        </w:r>
      </w:ins>
      <w:ins w:id="338" w:author="文仵传偷助手" w:date="2020-12-16T15:40:08Z">
        <w:r>
          <w:rPr>
            <w:rFonts w:hint="eastAsia"/>
            <w:lang w:val="en-US" w:eastAsia="zh-Hans"/>
          </w:rPr>
          <w:t>封装</w:t>
        </w:r>
      </w:ins>
      <w:ins w:id="339" w:author="文仵传偷助手" w:date="2020-12-16T15:40:09Z">
        <w:r>
          <w:rPr>
            <w:rFonts w:hint="eastAsia"/>
            <w:lang w:val="en-US" w:eastAsia="zh-Hans"/>
          </w:rPr>
          <w:t>思路</w:t>
        </w:r>
        <w:bookmarkEnd w:id="63"/>
        <w:bookmarkEnd w:id="64"/>
      </w:ins>
    </w:p>
    <w:p>
      <w:pPr>
        <w:widowControl w:val="0"/>
        <w:numPr>
          <w:ilvl w:val="0"/>
          <w:numId w:val="0"/>
        </w:numPr>
        <w:jc w:val="both"/>
        <w:rPr>
          <w:ins w:id="340" w:author="文仵传偷助手" w:date="2020-12-16T15:41:05Z"/>
          <w:rFonts w:hint="eastAsia"/>
          <w:lang w:val="en-US" w:eastAsia="zh-Hans"/>
        </w:rPr>
      </w:pPr>
    </w:p>
    <w:p>
      <w:pPr>
        <w:pStyle w:val="12"/>
        <w:keepNext w:val="0"/>
        <w:keepLines w:val="0"/>
        <w:widowControl/>
        <w:suppressLineNumbers w:val="0"/>
        <w:shd w:val="clear" w:fill="FFFFFF"/>
        <w:spacing w:before="440" w:beforeAutospacing="0" w:after="440" w:afterAutospacing="0"/>
        <w:ind w:left="0" w:firstLine="0"/>
        <w:rPr>
          <w:ins w:id="341" w:author="文仵传偷助手" w:date="2020-12-16T15:41:42Z"/>
          <w:rFonts w:hint="eastAsia" w:asciiTheme="minorHAnsi" w:hAnsiTheme="minorHAnsi" w:eastAsiaTheme="minorEastAsia" w:cstheme="minorBidi"/>
          <w:i w:val="0"/>
          <w:caps w:val="0"/>
          <w:spacing w:val="0"/>
          <w:kern w:val="2"/>
          <w:sz w:val="21"/>
          <w:szCs w:val="22"/>
          <w:shd w:val="clear"/>
          <w:lang w:eastAsia="zh-Hans"/>
        </w:rPr>
      </w:pPr>
      <w:ins w:id="342" w:author="文仵传偷助手" w:date="2020-12-16T15:41:12Z">
        <w:r>
          <w:rPr>
            <w:rFonts w:hint="eastAsia" w:asciiTheme="minorHAnsi" w:hAnsiTheme="minorHAnsi" w:eastAsiaTheme="minorEastAsia" w:cstheme="minorBidi"/>
            <w:i w:val="0"/>
            <w:caps w:val="0"/>
            <w:spacing w:val="0"/>
            <w:kern w:val="2"/>
            <w:sz w:val="21"/>
            <w:szCs w:val="22"/>
            <w:shd w:val="clear"/>
            <w:lang w:eastAsia="zh-Hans"/>
          </w:rPr>
          <w:t>Vue.js 组件主要分成三类：</w:t>
        </w:r>
      </w:ins>
    </w:p>
    <w:p>
      <w:pPr>
        <w:pStyle w:val="12"/>
        <w:keepNext w:val="0"/>
        <w:keepLines w:val="0"/>
        <w:widowControl/>
        <w:suppressLineNumbers w:val="0"/>
        <w:shd w:val="clear" w:fill="FFFFFF"/>
        <w:spacing w:before="440" w:beforeAutospacing="0" w:after="440" w:afterAutospacing="0"/>
        <w:ind w:left="0" w:firstLine="0"/>
        <w:rPr>
          <w:ins w:id="343" w:author="文仵传偷助手" w:date="2020-12-16T15:41:12Z"/>
          <w:rFonts w:hint="eastAsia" w:asciiTheme="minorHAnsi" w:hAnsiTheme="minorHAnsi" w:eastAsiaTheme="minorEastAsia" w:cstheme="minorBidi"/>
          <w:kern w:val="2"/>
          <w:sz w:val="21"/>
          <w:szCs w:val="22"/>
          <w:lang w:eastAsia="zh-Hans"/>
        </w:rPr>
      </w:pPr>
      <w:ins w:id="344" w:author="文仵传偷助手" w:date="2020-12-16T15:41:12Z">
        <w:r>
          <w:rPr>
            <w:rFonts w:hint="eastAsia" w:asciiTheme="minorHAnsi" w:hAnsiTheme="minorHAnsi" w:eastAsiaTheme="minorEastAsia" w:cstheme="minorBidi"/>
            <w:i w:val="0"/>
            <w:caps w:val="0"/>
            <w:spacing w:val="0"/>
            <w:kern w:val="2"/>
            <w:sz w:val="21"/>
            <w:szCs w:val="22"/>
            <w:shd w:val="clear"/>
            <w:lang w:eastAsia="zh-Hans"/>
          </w:rPr>
          <w:t>由 vue-router 产生的每个页面，它本质上也是一个组件（.vue），主要承载当前页面的 HTML 结构，会包含数据获取、数据整理、数据可视化等常规业务。整个文件相对较大，但一般不会有 props 选项和 自定义事件，因为它作为路由的渲染，不会被复用，因此也不会对外提供接口。在项目开发中，我们写的大部分代码都是这类的组件（页面），协同开发时，每人维护自己的页面，很少有交集。这类组件相对是最好写的，因为主要是还原设计稿，完成需求，不需要太多模块和架构设计上的考虑。</w:t>
        </w:r>
      </w:ins>
    </w:p>
    <w:p>
      <w:pPr>
        <w:keepNext w:val="0"/>
        <w:keepLines w:val="0"/>
        <w:widowControl/>
        <w:numPr>
          <w:ilvl w:val="-1"/>
          <w:numId w:val="0"/>
        </w:numPr>
        <w:suppressLineNumbers w:val="0"/>
        <w:pBdr>
          <w:left w:val="none" w:color="auto" w:sz="0" w:space="0"/>
        </w:pBdr>
        <w:spacing w:before="0" w:beforeAutospacing="1" w:after="0" w:afterAutospacing="0"/>
        <w:ind w:left="0" w:firstLine="0"/>
        <w:rPr>
          <w:ins w:id="345" w:author="文仵传偷助手" w:date="2020-12-16T15:41:12Z"/>
          <w:rFonts w:hint="eastAsia"/>
          <w:lang w:eastAsia="zh-Hans"/>
        </w:rPr>
      </w:pPr>
      <w:ins w:id="346" w:author="文仵传偷助手" w:date="2020-12-16T15:41:12Z">
        <w:r>
          <w:rPr>
            <w:rFonts w:hint="eastAsia" w:asciiTheme="minorHAnsi" w:hAnsiTheme="minorHAnsi" w:eastAsiaTheme="minorEastAsia" w:cstheme="minorBidi"/>
            <w:i w:val="0"/>
            <w:caps w:val="0"/>
            <w:spacing w:val="0"/>
            <w:kern w:val="2"/>
            <w:sz w:val="21"/>
            <w:szCs w:val="22"/>
            <w:shd w:val="clear"/>
            <w:lang w:eastAsia="zh-Hans"/>
          </w:rPr>
          <w:t>不包含业务，独立、具体功能的基础组件，比如</w:t>
        </w:r>
      </w:ins>
      <w:ins w:id="347" w:author="文仵传偷助手" w:date="2020-12-16T15:41:12Z">
        <w:r>
          <w:rPr>
            <w:rFonts w:hint="eastAsia" w:asciiTheme="minorHAnsi" w:hAnsiTheme="minorHAnsi" w:eastAsiaTheme="minorEastAsia" w:cstheme="minorBidi"/>
            <w:b w:val="0"/>
            <w:i w:val="0"/>
            <w:caps w:val="0"/>
            <w:spacing w:val="0"/>
            <w:kern w:val="2"/>
            <w:sz w:val="21"/>
            <w:szCs w:val="22"/>
            <w:shd w:val="clear"/>
            <w:lang w:eastAsia="zh-Hans"/>
          </w:rPr>
          <w:t>日期选择器</w:t>
        </w:r>
      </w:ins>
      <w:ins w:id="348" w:author="文仵传偷助手" w:date="2020-12-16T15:41:12Z">
        <w:r>
          <w:rPr>
            <w:rFonts w:hint="eastAsia" w:asciiTheme="minorHAnsi" w:hAnsiTheme="minorHAnsi" w:eastAsiaTheme="minorEastAsia" w:cstheme="minorBidi"/>
            <w:i w:val="0"/>
            <w:caps w:val="0"/>
            <w:spacing w:val="0"/>
            <w:kern w:val="2"/>
            <w:sz w:val="21"/>
            <w:szCs w:val="22"/>
            <w:shd w:val="clear"/>
            <w:lang w:eastAsia="zh-Hans"/>
          </w:rPr>
          <w:t>、</w:t>
        </w:r>
      </w:ins>
      <w:ins w:id="349" w:author="文仵传偷助手" w:date="2020-12-16T15:41:12Z">
        <w:r>
          <w:rPr>
            <w:rFonts w:hint="eastAsia" w:asciiTheme="minorHAnsi" w:hAnsiTheme="minorHAnsi" w:eastAsiaTheme="minorEastAsia" w:cstheme="minorBidi"/>
            <w:b w:val="0"/>
            <w:i w:val="0"/>
            <w:caps w:val="0"/>
            <w:spacing w:val="0"/>
            <w:kern w:val="2"/>
            <w:sz w:val="21"/>
            <w:szCs w:val="22"/>
            <w:shd w:val="clear"/>
            <w:lang w:eastAsia="zh-Hans"/>
          </w:rPr>
          <w:t>模态框</w:t>
        </w:r>
      </w:ins>
      <w:ins w:id="350" w:author="文仵传偷助手" w:date="2020-12-16T15:41:12Z">
        <w:r>
          <w:rPr>
            <w:rFonts w:hint="eastAsia" w:asciiTheme="minorHAnsi" w:hAnsiTheme="minorHAnsi" w:eastAsiaTheme="minorEastAsia" w:cstheme="minorBidi"/>
            <w:i w:val="0"/>
            <w:caps w:val="0"/>
            <w:spacing w:val="0"/>
            <w:kern w:val="2"/>
            <w:sz w:val="21"/>
            <w:szCs w:val="22"/>
            <w:shd w:val="clear"/>
            <w:lang w:eastAsia="zh-Hans"/>
          </w:rPr>
          <w:t>等。这类组件作为项目的基础控件，会被大量使用，因此组件的 API 进行过高强度的抽象，可以通过不同配置实现不同的功能。比如笔者开源的 iView，就是包含了 50 多个这样基础组件的 UI 组件库。每个公司都有自己的组件使用规范或组件库，但要开发和维护一套像 iView 这样的组件库，投入的人力和精力还是很重的，所以出于成本考虑，很多项目都会使用已有的开源组件库。独立组件的开发难度要高于第一类组件，因为它的侧重点是 API 的设计、兼容性、性能、以及复杂的功能。这类组件对 JavaScript 的编程能力有一定要求，也会包含非常多的技巧，比如在不依赖 Vuex 和 Bus（因为独立组件，无法依赖其它库）的情况下，各组件间的通信，还会涉及很多脑壳疼的逻辑，比如日期选择器要考虑不同时区、国家的日历习惯，支持多种日期格式。</w:t>
        </w:r>
      </w:ins>
    </w:p>
    <w:p>
      <w:pPr>
        <w:pStyle w:val="12"/>
        <w:widowControl/>
        <w:spacing w:before="440" w:beforeAutospacing="0" w:after="440" w:afterAutospacing="0"/>
        <w:ind w:left="0"/>
        <w:rPr>
          <w:ins w:id="351" w:author="文仵传偷助手" w:date="2020-12-16T15:46:14Z"/>
          <w:rFonts w:hint="eastAsia" w:asciiTheme="minorHAnsi" w:hAnsiTheme="minorHAnsi" w:eastAsiaTheme="minorEastAsia" w:cstheme="minorBidi"/>
          <w:i w:val="0"/>
          <w:caps w:val="0"/>
          <w:spacing w:val="0"/>
          <w:kern w:val="2"/>
          <w:sz w:val="21"/>
          <w:szCs w:val="22"/>
          <w:shd w:val="clear"/>
          <w:lang w:eastAsia="zh-Hans"/>
        </w:rPr>
      </w:pPr>
      <w:ins w:id="352" w:author="文仵传偷助手" w:date="2020-12-16T15:41:12Z">
        <w:r>
          <w:rPr>
            <w:rFonts w:hint="eastAsia" w:asciiTheme="minorHAnsi" w:hAnsiTheme="minorHAnsi" w:eastAsiaTheme="minorEastAsia" w:cstheme="minorBidi"/>
            <w:i w:val="0"/>
            <w:caps w:val="0"/>
            <w:spacing w:val="0"/>
            <w:kern w:val="2"/>
            <w:sz w:val="21"/>
            <w:szCs w:val="22"/>
            <w:shd w:val="clear"/>
            <w:lang w:eastAsia="zh-Hans"/>
          </w:rPr>
          <w:t>业务组件。它不像第二类独立组件只包含某个功能，而是在业务中被多个页面复用的，它与独立组件的区别是，业务组件只在当前项目中会用到，不具有通用性，而且会包含一些业务，比如数据请求；而独立组件不含业务，在任何项目中都可以使用，功能单一，比如一个具有数据校验功能的输入框。业务组件更像是介于第一类和第二类之间，在开发上也与独立组件类似，但寄托于项目，你可以使用项目中的技术栈，比如 Vuex、axios、echarts 等，所以它的开发难度相对独立组件要容易点，但也有必要考虑组件的可维护性和复用性。</w:t>
        </w:r>
      </w:ins>
      <w:ins w:id="353" w:author="文仵传偷助手" w:date="2020-12-16T15:46:13Z">
        <w:r>
          <w:rPr>
            <w:rFonts w:hint="eastAsia" w:asciiTheme="minorHAnsi" w:hAnsiTheme="minorHAnsi" w:eastAsiaTheme="minorEastAsia" w:cstheme="minorBidi"/>
            <w:i w:val="0"/>
            <w:caps w:val="0"/>
            <w:spacing w:val="0"/>
            <w:kern w:val="2"/>
            <w:sz w:val="21"/>
            <w:szCs w:val="22"/>
            <w:shd w:val="clear"/>
            <w:lang w:eastAsia="zh-Hans"/>
          </w:rPr>
          <w:br w:type="textWrapping"/>
        </w:r>
      </w:ins>
    </w:p>
    <w:p>
      <w:pPr>
        <w:pStyle w:val="12"/>
        <w:widowControl/>
        <w:spacing w:before="440" w:beforeAutospacing="0" w:after="440" w:afterAutospacing="0"/>
        <w:ind w:left="0"/>
        <w:rPr>
          <w:ins w:id="354" w:author="文仵传偷助手" w:date="2020-12-16T16:18:29Z"/>
          <w:rFonts w:hint="eastAsia" w:asciiTheme="minorHAnsi" w:hAnsiTheme="minorHAnsi" w:eastAsiaTheme="minorEastAsia" w:cstheme="minorBidi"/>
          <w:i w:val="0"/>
          <w:caps w:val="0"/>
          <w:spacing w:val="0"/>
          <w:kern w:val="2"/>
          <w:sz w:val="21"/>
          <w:szCs w:val="22"/>
          <w:shd w:val="clear"/>
          <w:lang w:eastAsia="zh-Hans"/>
        </w:rPr>
      </w:pPr>
    </w:p>
    <w:p>
      <w:pPr>
        <w:pStyle w:val="4"/>
        <w:numPr>
          <w:ilvl w:val="0"/>
          <w:numId w:val="1"/>
        </w:numPr>
        <w:bidi w:val="0"/>
        <w:outlineLvl w:val="0"/>
        <w:rPr>
          <w:ins w:id="355" w:author="文仵传偷助手" w:date="2020-12-16T16:18:29Z"/>
          <w:rFonts w:hint="default"/>
          <w:lang w:val="en-US" w:eastAsia="zh-CN"/>
        </w:rPr>
      </w:pPr>
      <w:ins w:id="356" w:author="文仵传偷助手" w:date="2020-12-16T16:18:29Z">
        <w:bookmarkStart w:id="65" w:name="_Toc12994"/>
        <w:bookmarkStart w:id="66" w:name="_Toc1512824747"/>
        <w:bookmarkStart w:id="67" w:name="_Toc1580944241"/>
        <w:r>
          <w:rPr>
            <w:rFonts w:hint="eastAsia"/>
            <w:lang w:val="en-US" w:eastAsia="zh-CN"/>
          </w:rPr>
          <w:t>实验步骤</w:t>
        </w:r>
        <w:bookmarkEnd w:id="65"/>
        <w:bookmarkEnd w:id="66"/>
        <w:bookmarkEnd w:id="67"/>
      </w:ins>
    </w:p>
    <w:p>
      <w:pPr>
        <w:pStyle w:val="4"/>
        <w:numPr>
          <w:ilvl w:val="1"/>
          <w:numId w:val="1"/>
        </w:numPr>
        <w:bidi w:val="0"/>
        <w:ind w:left="0" w:leftChars="0" w:firstLine="0" w:firstLineChars="0"/>
        <w:outlineLvl w:val="1"/>
        <w:rPr>
          <w:ins w:id="357" w:author="文仵传偷助手" w:date="2020-12-16T16:19:44Z"/>
          <w:rFonts w:hint="default"/>
          <w:lang w:val="en-US" w:eastAsia="zh-CN"/>
        </w:rPr>
      </w:pPr>
      <w:ins w:id="358" w:author="文仵传偷助手" w:date="2020-12-16T16:18:41Z">
        <w:bookmarkStart w:id="68" w:name="_Toc1986625996"/>
        <w:bookmarkStart w:id="69" w:name="_Toc114694156"/>
        <w:r>
          <w:rPr>
            <w:rFonts w:hint="eastAsia"/>
            <w:lang w:val="en-US" w:eastAsia="zh-Hans"/>
          </w:rPr>
          <w:t>组件</w:t>
        </w:r>
      </w:ins>
      <w:ins w:id="359" w:author="文仵传偷助手" w:date="2020-12-16T16:18:43Z">
        <w:r>
          <w:rPr>
            <w:rFonts w:hint="eastAsia"/>
            <w:lang w:val="en-US" w:eastAsia="zh-Hans"/>
          </w:rPr>
          <w:t>模版</w:t>
        </w:r>
      </w:ins>
      <w:ins w:id="360" w:author="文仵传偷助手" w:date="2020-12-16T16:18:44Z">
        <w:r>
          <w:rPr>
            <w:rFonts w:hint="eastAsia"/>
            <w:lang w:val="en-US" w:eastAsia="zh-Hans"/>
          </w:rPr>
          <w:t>开发</w:t>
        </w:r>
        <w:bookmarkEnd w:id="68"/>
        <w:bookmarkEnd w:id="69"/>
      </w:ins>
    </w:p>
    <w:p>
      <w:pPr>
        <w:rPr>
          <w:ins w:id="361" w:author="文仵传偷助手" w:date="2020-12-16T16:18:29Z"/>
          <w:rFonts w:hint="default"/>
          <w:lang w:val="en-US" w:eastAsia="zh-CN"/>
        </w:rPr>
      </w:pPr>
      <w:ins w:id="362" w:author="文仵传偷助手" w:date="2020-12-16T16:19:45Z">
        <w:r>
          <w:rPr/>
          <w:drawing>
            <wp:inline distT="0" distB="0" distL="114300" distR="114300">
              <wp:extent cx="5267960" cy="4271010"/>
              <wp:effectExtent l="0" t="0" r="15240" b="215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5267960" cy="4271010"/>
                      </a:xfrm>
                      <a:prstGeom prst="rect">
                        <a:avLst/>
                      </a:prstGeom>
                      <a:noFill/>
                      <a:ln w="9525">
                        <a:noFill/>
                      </a:ln>
                    </pic:spPr>
                  </pic:pic>
                </a:graphicData>
              </a:graphic>
            </wp:inline>
          </w:drawing>
        </w:r>
      </w:ins>
    </w:p>
    <w:p>
      <w:pPr>
        <w:numPr>
          <w:ilvl w:val="0"/>
          <w:numId w:val="0"/>
        </w:numPr>
        <w:ind w:leftChars="0"/>
        <w:rPr>
          <w:ins w:id="364" w:author="文仵传偷助手" w:date="2020-12-16T16:18:29Z"/>
          <w:rFonts w:hint="default"/>
          <w:lang w:val="en-US" w:eastAsia="zh-CN"/>
        </w:rPr>
      </w:pPr>
    </w:p>
    <w:p>
      <w:pPr>
        <w:pStyle w:val="4"/>
        <w:numPr>
          <w:ilvl w:val="1"/>
          <w:numId w:val="1"/>
        </w:numPr>
        <w:bidi w:val="0"/>
        <w:ind w:left="0" w:leftChars="0" w:firstLine="0" w:firstLineChars="0"/>
        <w:outlineLvl w:val="1"/>
        <w:rPr>
          <w:ins w:id="365" w:author="文仵传偷助手" w:date="2020-12-16T16:18:29Z"/>
          <w:rFonts w:hint="default"/>
          <w:lang w:val="en-US" w:eastAsia="zh-CN"/>
        </w:rPr>
      </w:pPr>
      <w:ins w:id="366" w:author="文仵传偷助手" w:date="2020-12-16T16:19:54Z">
        <w:bookmarkStart w:id="70" w:name="_Toc147371216"/>
        <w:bookmarkStart w:id="71" w:name="_Toc1371848533"/>
        <w:r>
          <w:rPr>
            <w:rFonts w:hint="eastAsia"/>
            <w:lang w:val="en-US" w:eastAsia="zh-Hans"/>
          </w:rPr>
          <w:t>页面</w:t>
        </w:r>
      </w:ins>
      <w:ins w:id="367" w:author="文仵传偷助手" w:date="2020-12-16T16:19:57Z">
        <w:r>
          <w:rPr>
            <w:rFonts w:hint="eastAsia"/>
            <w:lang w:val="en-US" w:eastAsia="zh-Hans"/>
          </w:rPr>
          <w:t>接口</w:t>
        </w:r>
      </w:ins>
      <w:ins w:id="368" w:author="文仵传偷助手" w:date="2020-12-16T16:19:58Z">
        <w:r>
          <w:rPr>
            <w:rFonts w:hint="eastAsia"/>
            <w:lang w:val="en-US" w:eastAsia="zh-Hans"/>
          </w:rPr>
          <w:t>调用</w:t>
        </w:r>
        <w:bookmarkEnd w:id="70"/>
        <w:bookmarkEnd w:id="71"/>
      </w:ins>
    </w:p>
    <w:p>
      <w:pPr>
        <w:numPr>
          <w:ilvl w:val="0"/>
          <w:numId w:val="0"/>
        </w:numPr>
        <w:ind w:leftChars="0"/>
        <w:jc w:val="both"/>
        <w:rPr>
          <w:ins w:id="370" w:author="文仵传偷助手" w:date="2020-12-16T16:18:29Z"/>
          <w:rFonts w:hint="default"/>
          <w:lang w:val="en-US" w:eastAsia="zh-CN"/>
        </w:rPr>
        <w:pPrChange w:id="369" w:author="文仵传偷助手" w:date="2020-12-16T16:20:23Z">
          <w:pPr>
            <w:numPr>
              <w:ilvl w:val="0"/>
              <w:numId w:val="0"/>
            </w:numPr>
            <w:ind w:leftChars="0"/>
            <w:jc w:val="left"/>
          </w:pPr>
        </w:pPrChange>
      </w:pPr>
      <w:ins w:id="371" w:author="文仵传偷助手" w:date="2020-12-16T16:20:25Z">
        <w:r>
          <w:rPr/>
          <w:drawing>
            <wp:inline distT="0" distB="0" distL="114300" distR="114300">
              <wp:extent cx="5273040" cy="4392295"/>
              <wp:effectExtent l="0" t="0" r="1016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5273040" cy="4392295"/>
                      </a:xfrm>
                      <a:prstGeom prst="rect">
                        <a:avLst/>
                      </a:prstGeom>
                      <a:noFill/>
                      <a:ln w="9525">
                        <a:noFill/>
                      </a:ln>
                    </pic:spPr>
                  </pic:pic>
                </a:graphicData>
              </a:graphic>
            </wp:inline>
          </w:drawing>
        </w:r>
      </w:ins>
    </w:p>
    <w:p>
      <w:pPr>
        <w:pStyle w:val="4"/>
        <w:numPr>
          <w:ilvl w:val="1"/>
          <w:numId w:val="1"/>
        </w:numPr>
        <w:bidi w:val="0"/>
        <w:ind w:left="0" w:leftChars="0" w:firstLine="0" w:firstLineChars="0"/>
        <w:outlineLvl w:val="1"/>
        <w:rPr>
          <w:ins w:id="373" w:author="文仵传偷助手" w:date="2020-12-16T16:18:29Z"/>
          <w:rFonts w:hint="default"/>
          <w:lang w:val="en-US" w:eastAsia="zh-CN"/>
        </w:rPr>
      </w:pPr>
      <w:ins w:id="374" w:author="文仵传偷助手" w:date="2020-12-16T16:20:43Z">
        <w:bookmarkStart w:id="72" w:name="_Toc819382321"/>
        <w:bookmarkStart w:id="73" w:name="_Toc1273859939"/>
        <w:r>
          <w:rPr>
            <w:rFonts w:hint="eastAsia"/>
            <w:lang w:val="en-US" w:eastAsia="zh-Hans"/>
          </w:rPr>
          <w:t>页面</w:t>
        </w:r>
      </w:ins>
      <w:ins w:id="375" w:author="文仵传偷助手" w:date="2020-12-16T16:20:44Z">
        <w:r>
          <w:rPr>
            <w:rFonts w:hint="eastAsia"/>
            <w:lang w:val="en-US" w:eastAsia="zh-Hans"/>
          </w:rPr>
          <w:t>样式</w:t>
        </w:r>
      </w:ins>
      <w:ins w:id="376" w:author="文仵传偷助手" w:date="2020-12-16T16:20:45Z">
        <w:r>
          <w:rPr>
            <w:rFonts w:hint="eastAsia"/>
            <w:lang w:val="en-US" w:eastAsia="zh-Hans"/>
          </w:rPr>
          <w:t>开发</w:t>
        </w:r>
        <w:bookmarkEnd w:id="72"/>
        <w:bookmarkEnd w:id="73"/>
      </w:ins>
    </w:p>
    <w:p>
      <w:pPr>
        <w:pStyle w:val="12"/>
        <w:widowControl/>
        <w:spacing w:before="440" w:beforeAutospacing="0" w:after="440" w:afterAutospacing="0"/>
        <w:ind w:left="0"/>
        <w:rPr>
          <w:rFonts w:hint="eastAsia" w:asciiTheme="minorHAnsi" w:hAnsiTheme="minorHAnsi" w:eastAsiaTheme="minorEastAsia" w:cstheme="minorBidi"/>
          <w:i w:val="0"/>
          <w:caps w:val="0"/>
          <w:spacing w:val="0"/>
          <w:kern w:val="2"/>
          <w:sz w:val="21"/>
          <w:szCs w:val="22"/>
          <w:shd w:val="clear"/>
          <w:lang w:eastAsia="zh-Hans"/>
        </w:rPr>
      </w:pPr>
      <w:ins w:id="377" w:author="文仵传偷助手" w:date="2020-12-16T16:20:53Z">
        <w:r>
          <w:rPr/>
          <w:drawing>
            <wp:inline distT="0" distB="0" distL="114300" distR="114300">
              <wp:extent cx="5269230" cy="2846070"/>
              <wp:effectExtent l="0" t="0" r="13970" b="2413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5269230" cy="2846070"/>
                      </a:xfrm>
                      <a:prstGeom prst="rect">
                        <a:avLst/>
                      </a:prstGeom>
                      <a:noFill/>
                      <a:ln w="9525">
                        <a:noFill/>
                      </a:ln>
                    </pic:spPr>
                  </pic:pic>
                </a:graphicData>
              </a:graphic>
            </wp:inline>
          </w:drawing>
        </w:r>
      </w:ins>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等线">
    <w:altName w:val="汉仪中等线KW"/>
    <w:panose1 w:val="02010600030101010101"/>
    <w:charset w:val="86"/>
    <w:family w:val="auto"/>
    <w:pitch w:val="default"/>
    <w:sig w:usb0="00000000" w:usb1="00000000" w:usb2="00000016" w:usb3="00000000" w:csb0="0004000F" w:csb1="00000000"/>
  </w:font>
  <w:font w:name="等线 Light">
    <w:altName w:val="汉仪中等线KW"/>
    <w:panose1 w:val="02010600030101010101"/>
    <w:charset w:val="86"/>
    <w:family w:val="auto"/>
    <w:pitch w:val="default"/>
    <w:sig w:usb0="00000000" w:usb1="00000000" w:usb2="00000016" w:usb3="00000000" w:csb0="0004000F" w:csb1="00000000"/>
  </w:font>
  <w:font w:name="Courier New">
    <w:panose1 w:val="02070409020205090404"/>
    <w:charset w:val="00"/>
    <w:family w:val="modern"/>
    <w:pitch w:val="default"/>
    <w:sig w:usb0="E0000AFF" w:usb1="40007843" w:usb2="00000001" w:usb3="00000000" w:csb0="400001BF" w:csb1="DFF70000"/>
  </w:font>
  <w:font w:name="微软雅黑">
    <w:altName w:val="汉仪旗黑"/>
    <w:panose1 w:val="020B0503020204020204"/>
    <w:charset w:val="86"/>
    <w:family w:val="swiss"/>
    <w:pitch w:val="default"/>
    <w:sig w:usb0="00000000" w:usb1="00000000" w:usb2="00000016" w:usb3="00000000" w:csb0="0004001F" w:csb1="00000000"/>
  </w:font>
  <w:font w:name="Arial">
    <w:panose1 w:val="020B0604020202090204"/>
    <w:charset w:val="00"/>
    <w:family w:val="swiss"/>
    <w:pitch w:val="default"/>
    <w:sig w:usb0="E0000AFF" w:usb1="00007843" w:usb2="00000001" w:usb3="00000000" w:csb0="400001BF" w:csb1="DFF70000"/>
  </w:font>
  <w:font w:name="汉仪旗黑">
    <w:panose1 w:val="00020600040101010101"/>
    <w:charset w:val="86"/>
    <w:family w:val="auto"/>
    <w:pitch w:val="default"/>
    <w:sig w:usb0="A00002BF" w:usb1="1ACF7CFA" w:usb2="00000016" w:usb3="00000000" w:csb0="0004009F" w:csb1="DFD7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冬青黑体简体中文">
    <w:panose1 w:val="020B0300000000000000"/>
    <w:charset w:val="86"/>
    <w:family w:val="auto"/>
    <w:pitch w:val="default"/>
    <w:sig w:usb0="A00002BF" w:usb1="1ACF7CFA" w:usb2="00000016" w:usb3="00000000" w:csb0="00060007" w:csb1="00000000"/>
  </w:font>
  <w:font w:name="等线 Light">
    <w:altName w:val="汉仪中等线KW"/>
    <w:panose1 w:val="00000000000000000000"/>
    <w:charset w:val="00"/>
    <w:family w:val="auto"/>
    <w:pitch w:val="default"/>
    <w:sig w:usb0="00000000" w:usb1="00000000" w:usb2="00000000" w:usb3="00000000" w:csb0="0000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微软雅黑">
    <w:altName w:val="汉仪旗黑"/>
    <w:panose1 w:val="020B0503020204020204"/>
    <w:charset w:val="00"/>
    <w:family w:val="swiss"/>
    <w:pitch w:val="default"/>
    <w:sig w:usb0="00000000" w:usb1="00000000" w:usb2="00000016" w:usb3="00000000" w:csb0="0004001F" w:csb1="00000000"/>
  </w:font>
  <w:font w:name="黑体">
    <w:altName w:val="汉仪中黑KW"/>
    <w:panose1 w:val="02010609060101010101"/>
    <w:charset w:val="00"/>
    <w:family w:val="auto"/>
    <w:pitch w:val="default"/>
    <w:sig w:usb0="00000000" w:usb1="00000000" w:usb2="00000016" w:usb3="00000000" w:csb0="00040001" w:csb1="00000000"/>
  </w:font>
  <w:font w:name="sans-serif">
    <w:altName w:val="苹方-简"/>
    <w:panose1 w:val="00000000000000000000"/>
    <w:charset w:val="00"/>
    <w:family w:val="auto"/>
    <w:pitch w:val="default"/>
    <w:sig w:usb0="00000000" w:usb1="00000000" w:usb2="00000000" w:usb3="00000000" w:csb0="00040001"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 w:name="-apple-system">
    <w:altName w:val="苹方-简"/>
    <w:panose1 w:val="00000000000000000000"/>
    <w:charset w:val="00"/>
    <w:family w:val="auto"/>
    <w:pitch w:val="default"/>
    <w:sig w:usb0="00000000" w:usb1="00000000" w:usb2="00000000" w:usb3="00000000" w:csb0="00000000" w:csb1="00000000"/>
  </w:font>
  <w:font w:name="宋体-简">
    <w:panose1 w:val="02010800040101010101"/>
    <w:charset w:val="86"/>
    <w:family w:val="auto"/>
    <w:pitch w:val="default"/>
    <w:sig w:usb0="00000001" w:usb1="080F0000" w:usb2="00000000" w:usb3="00000000" w:csb0="00040000" w:csb1="00000000"/>
  </w:font>
  <w:font w:name="Menlo">
    <w:panose1 w:val="020B0609030804020204"/>
    <w:charset w:val="00"/>
    <w:family w:val="auto"/>
    <w:pitch w:val="default"/>
    <w:sig w:usb0="E60022FF" w:usb1="D200F9FB" w:usb2="02000028" w:usb3="00000000" w:csb0="600001DF" w:csb1="FFD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D7BFC95"/>
    <w:multiLevelType w:val="multilevel"/>
    <w:tmpl w:val="AD7BFC95"/>
    <w:lvl w:ilvl="0" w:tentative="0">
      <w:start w:val="1"/>
      <w:numFmt w:val="chineseCounting"/>
      <w:suff w:val="nothing"/>
      <w:lvlText w:val="%1．"/>
      <w:lvlJc w:val="left"/>
      <w:rPr>
        <w:rFonts w:hint="eastAsia"/>
      </w:rPr>
    </w:lvl>
    <w:lvl w:ilvl="1" w:tentative="0">
      <w:start w:val="1"/>
      <w:numFmt w:val="decimal"/>
      <w:suff w:val="nothing"/>
      <w:lvlText w:val="%2．"/>
      <w:lvlJc w:val="left"/>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abstractNum w:abstractNumId="1">
    <w:nsid w:val="5FD7320F"/>
    <w:multiLevelType w:val="singleLevel"/>
    <w:tmpl w:val="5FD7320F"/>
    <w:lvl w:ilvl="0" w:tentative="0">
      <w:start w:val="4"/>
      <w:numFmt w:val="decimal"/>
      <w:suff w:val="nothing"/>
      <w:lvlText w:val="%1."/>
      <w:lvlJc w:val="left"/>
    </w:lvl>
  </w:abstractNum>
  <w:num w:numId="1">
    <w:abstractNumId w:val="0"/>
  </w:num>
  <w:num w:numId="2">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文仵传偷助手">
    <w15:presenceInfo w15:providerId="WPS Office" w15:userId="25553412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bordersDoNotSurroundHeader w:val="0"/>
  <w:bordersDoNotSurroundFooter w:val="0"/>
  <w:trackRevisions w:val="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3730"/>
    <w:rsid w:val="0000078E"/>
    <w:rsid w:val="00001444"/>
    <w:rsid w:val="000138E9"/>
    <w:rsid w:val="000303B9"/>
    <w:rsid w:val="0003470A"/>
    <w:rsid w:val="00036EE6"/>
    <w:rsid w:val="000728CC"/>
    <w:rsid w:val="00081A4B"/>
    <w:rsid w:val="000A053C"/>
    <w:rsid w:val="000A208E"/>
    <w:rsid w:val="000A57B5"/>
    <w:rsid w:val="000A7128"/>
    <w:rsid w:val="000C09A8"/>
    <w:rsid w:val="000D072C"/>
    <w:rsid w:val="000D1366"/>
    <w:rsid w:val="000D4087"/>
    <w:rsid w:val="000D7450"/>
    <w:rsid w:val="000E6291"/>
    <w:rsid w:val="000F1CC6"/>
    <w:rsid w:val="000F24E0"/>
    <w:rsid w:val="000F65EF"/>
    <w:rsid w:val="000F6CC3"/>
    <w:rsid w:val="000F6DA6"/>
    <w:rsid w:val="000F7FC6"/>
    <w:rsid w:val="00103605"/>
    <w:rsid w:val="00103771"/>
    <w:rsid w:val="00105B01"/>
    <w:rsid w:val="00112630"/>
    <w:rsid w:val="00121988"/>
    <w:rsid w:val="001249D7"/>
    <w:rsid w:val="00125087"/>
    <w:rsid w:val="00130B73"/>
    <w:rsid w:val="00131CA1"/>
    <w:rsid w:val="00133E4F"/>
    <w:rsid w:val="001420A9"/>
    <w:rsid w:val="00144BFD"/>
    <w:rsid w:val="0014744F"/>
    <w:rsid w:val="0015266F"/>
    <w:rsid w:val="001526C9"/>
    <w:rsid w:val="00157EAE"/>
    <w:rsid w:val="00164175"/>
    <w:rsid w:val="00165406"/>
    <w:rsid w:val="00166AD7"/>
    <w:rsid w:val="00174A55"/>
    <w:rsid w:val="00176777"/>
    <w:rsid w:val="0017758B"/>
    <w:rsid w:val="001871B1"/>
    <w:rsid w:val="00190BCD"/>
    <w:rsid w:val="0019359E"/>
    <w:rsid w:val="0019679B"/>
    <w:rsid w:val="001A1BED"/>
    <w:rsid w:val="001C05D2"/>
    <w:rsid w:val="001C0671"/>
    <w:rsid w:val="00216E19"/>
    <w:rsid w:val="0023308E"/>
    <w:rsid w:val="00243D0E"/>
    <w:rsid w:val="00244579"/>
    <w:rsid w:val="00256CBB"/>
    <w:rsid w:val="0025799C"/>
    <w:rsid w:val="00283FBF"/>
    <w:rsid w:val="00291EAD"/>
    <w:rsid w:val="00292493"/>
    <w:rsid w:val="002B3ABC"/>
    <w:rsid w:val="002C00A6"/>
    <w:rsid w:val="002C2964"/>
    <w:rsid w:val="002D0AD7"/>
    <w:rsid w:val="002D12CB"/>
    <w:rsid w:val="002D154D"/>
    <w:rsid w:val="002E03D4"/>
    <w:rsid w:val="002E7337"/>
    <w:rsid w:val="002F090A"/>
    <w:rsid w:val="002F2025"/>
    <w:rsid w:val="00303537"/>
    <w:rsid w:val="00311B05"/>
    <w:rsid w:val="00321086"/>
    <w:rsid w:val="00321BBA"/>
    <w:rsid w:val="00322C46"/>
    <w:rsid w:val="00335531"/>
    <w:rsid w:val="00342FCD"/>
    <w:rsid w:val="00363BFD"/>
    <w:rsid w:val="00367CCA"/>
    <w:rsid w:val="0037046A"/>
    <w:rsid w:val="00375DAD"/>
    <w:rsid w:val="00377C33"/>
    <w:rsid w:val="00384570"/>
    <w:rsid w:val="00386CCC"/>
    <w:rsid w:val="0039155F"/>
    <w:rsid w:val="00392575"/>
    <w:rsid w:val="00396649"/>
    <w:rsid w:val="003A0EAC"/>
    <w:rsid w:val="003A348A"/>
    <w:rsid w:val="003B1ECA"/>
    <w:rsid w:val="003B3730"/>
    <w:rsid w:val="003B3AF8"/>
    <w:rsid w:val="003C0010"/>
    <w:rsid w:val="003C12CF"/>
    <w:rsid w:val="003C16DE"/>
    <w:rsid w:val="003D1888"/>
    <w:rsid w:val="003D21EF"/>
    <w:rsid w:val="003D254E"/>
    <w:rsid w:val="003D69B7"/>
    <w:rsid w:val="003E2011"/>
    <w:rsid w:val="003E3BF3"/>
    <w:rsid w:val="003F009A"/>
    <w:rsid w:val="00401A9C"/>
    <w:rsid w:val="00411994"/>
    <w:rsid w:val="00415F73"/>
    <w:rsid w:val="0042691D"/>
    <w:rsid w:val="00441888"/>
    <w:rsid w:val="00444EC5"/>
    <w:rsid w:val="004549F7"/>
    <w:rsid w:val="004562F1"/>
    <w:rsid w:val="004628CD"/>
    <w:rsid w:val="00465591"/>
    <w:rsid w:val="00466377"/>
    <w:rsid w:val="00471984"/>
    <w:rsid w:val="004736B2"/>
    <w:rsid w:val="00473820"/>
    <w:rsid w:val="00490121"/>
    <w:rsid w:val="004B6F9D"/>
    <w:rsid w:val="004C649F"/>
    <w:rsid w:val="004C7BB6"/>
    <w:rsid w:val="004D3FCA"/>
    <w:rsid w:val="004E0859"/>
    <w:rsid w:val="004E3547"/>
    <w:rsid w:val="0050085C"/>
    <w:rsid w:val="00510D03"/>
    <w:rsid w:val="00527851"/>
    <w:rsid w:val="00533BFA"/>
    <w:rsid w:val="00535973"/>
    <w:rsid w:val="00536623"/>
    <w:rsid w:val="00537FE1"/>
    <w:rsid w:val="00552D5F"/>
    <w:rsid w:val="005770EA"/>
    <w:rsid w:val="005775F4"/>
    <w:rsid w:val="0057778B"/>
    <w:rsid w:val="005A1C5A"/>
    <w:rsid w:val="005A273B"/>
    <w:rsid w:val="005A797D"/>
    <w:rsid w:val="005B7686"/>
    <w:rsid w:val="005C474C"/>
    <w:rsid w:val="005D678E"/>
    <w:rsid w:val="005E0A2E"/>
    <w:rsid w:val="005F51DA"/>
    <w:rsid w:val="005F5537"/>
    <w:rsid w:val="00612A78"/>
    <w:rsid w:val="006139C7"/>
    <w:rsid w:val="00616F07"/>
    <w:rsid w:val="0061793D"/>
    <w:rsid w:val="00621694"/>
    <w:rsid w:val="00624678"/>
    <w:rsid w:val="006338E6"/>
    <w:rsid w:val="00634BB3"/>
    <w:rsid w:val="00640001"/>
    <w:rsid w:val="006413AF"/>
    <w:rsid w:val="00650E1F"/>
    <w:rsid w:val="00660FEC"/>
    <w:rsid w:val="006668E1"/>
    <w:rsid w:val="006733F3"/>
    <w:rsid w:val="00675712"/>
    <w:rsid w:val="006803E9"/>
    <w:rsid w:val="00682FA6"/>
    <w:rsid w:val="006853F0"/>
    <w:rsid w:val="006A37AC"/>
    <w:rsid w:val="006B06E2"/>
    <w:rsid w:val="006B120B"/>
    <w:rsid w:val="006B521E"/>
    <w:rsid w:val="006C1DA0"/>
    <w:rsid w:val="006C2D8B"/>
    <w:rsid w:val="006C3789"/>
    <w:rsid w:val="006C3820"/>
    <w:rsid w:val="006C54F5"/>
    <w:rsid w:val="006E1F60"/>
    <w:rsid w:val="006F2112"/>
    <w:rsid w:val="00703428"/>
    <w:rsid w:val="00724147"/>
    <w:rsid w:val="007354D5"/>
    <w:rsid w:val="00743229"/>
    <w:rsid w:val="00781740"/>
    <w:rsid w:val="00783C66"/>
    <w:rsid w:val="00787535"/>
    <w:rsid w:val="00790EF6"/>
    <w:rsid w:val="007962E8"/>
    <w:rsid w:val="00796424"/>
    <w:rsid w:val="007A2233"/>
    <w:rsid w:val="007A2B8D"/>
    <w:rsid w:val="007A3C1B"/>
    <w:rsid w:val="007B7638"/>
    <w:rsid w:val="007B7A78"/>
    <w:rsid w:val="007C26A4"/>
    <w:rsid w:val="007D2920"/>
    <w:rsid w:val="007F217F"/>
    <w:rsid w:val="007F30EA"/>
    <w:rsid w:val="0080346C"/>
    <w:rsid w:val="008131F9"/>
    <w:rsid w:val="00816A4E"/>
    <w:rsid w:val="00833451"/>
    <w:rsid w:val="00835916"/>
    <w:rsid w:val="00845E05"/>
    <w:rsid w:val="0084674B"/>
    <w:rsid w:val="008730B4"/>
    <w:rsid w:val="00876EFE"/>
    <w:rsid w:val="00877B55"/>
    <w:rsid w:val="008829BF"/>
    <w:rsid w:val="00887582"/>
    <w:rsid w:val="00893332"/>
    <w:rsid w:val="00897FD0"/>
    <w:rsid w:val="008B4688"/>
    <w:rsid w:val="008C459B"/>
    <w:rsid w:val="009039FF"/>
    <w:rsid w:val="009149FF"/>
    <w:rsid w:val="0092301D"/>
    <w:rsid w:val="00930A69"/>
    <w:rsid w:val="00931A3D"/>
    <w:rsid w:val="00933799"/>
    <w:rsid w:val="009355DA"/>
    <w:rsid w:val="00942E7D"/>
    <w:rsid w:val="00945634"/>
    <w:rsid w:val="009457F0"/>
    <w:rsid w:val="00956382"/>
    <w:rsid w:val="00957D56"/>
    <w:rsid w:val="00961CBF"/>
    <w:rsid w:val="00963157"/>
    <w:rsid w:val="0098113E"/>
    <w:rsid w:val="00994910"/>
    <w:rsid w:val="009A4C0E"/>
    <w:rsid w:val="009A54F3"/>
    <w:rsid w:val="009B3608"/>
    <w:rsid w:val="009B7233"/>
    <w:rsid w:val="009C15C9"/>
    <w:rsid w:val="009C1841"/>
    <w:rsid w:val="009C1B11"/>
    <w:rsid w:val="009C23DB"/>
    <w:rsid w:val="009C5C4B"/>
    <w:rsid w:val="009D31E2"/>
    <w:rsid w:val="009D7AFB"/>
    <w:rsid w:val="009F395B"/>
    <w:rsid w:val="00A052D9"/>
    <w:rsid w:val="00A2476E"/>
    <w:rsid w:val="00A31763"/>
    <w:rsid w:val="00A41FF8"/>
    <w:rsid w:val="00A46716"/>
    <w:rsid w:val="00A6109F"/>
    <w:rsid w:val="00A639C0"/>
    <w:rsid w:val="00A70A05"/>
    <w:rsid w:val="00A72602"/>
    <w:rsid w:val="00A776BB"/>
    <w:rsid w:val="00A80D03"/>
    <w:rsid w:val="00A851E0"/>
    <w:rsid w:val="00A85747"/>
    <w:rsid w:val="00A940EE"/>
    <w:rsid w:val="00A96E1A"/>
    <w:rsid w:val="00AA6A0B"/>
    <w:rsid w:val="00AB03AB"/>
    <w:rsid w:val="00AB2B76"/>
    <w:rsid w:val="00AB4A91"/>
    <w:rsid w:val="00AC0225"/>
    <w:rsid w:val="00AC0384"/>
    <w:rsid w:val="00AC18C0"/>
    <w:rsid w:val="00AC213A"/>
    <w:rsid w:val="00AC27B9"/>
    <w:rsid w:val="00AC35B4"/>
    <w:rsid w:val="00AC7057"/>
    <w:rsid w:val="00AC7C4D"/>
    <w:rsid w:val="00AD0180"/>
    <w:rsid w:val="00AE563F"/>
    <w:rsid w:val="00AE6963"/>
    <w:rsid w:val="00AF28F9"/>
    <w:rsid w:val="00AF58FB"/>
    <w:rsid w:val="00B024D4"/>
    <w:rsid w:val="00B02E1C"/>
    <w:rsid w:val="00B0320E"/>
    <w:rsid w:val="00B117CC"/>
    <w:rsid w:val="00B21736"/>
    <w:rsid w:val="00B318BC"/>
    <w:rsid w:val="00B34E6B"/>
    <w:rsid w:val="00B41D3F"/>
    <w:rsid w:val="00B5158C"/>
    <w:rsid w:val="00B55A1A"/>
    <w:rsid w:val="00B60299"/>
    <w:rsid w:val="00B61471"/>
    <w:rsid w:val="00B63685"/>
    <w:rsid w:val="00B66FAF"/>
    <w:rsid w:val="00B73FB2"/>
    <w:rsid w:val="00B76B5F"/>
    <w:rsid w:val="00B869D7"/>
    <w:rsid w:val="00B9008A"/>
    <w:rsid w:val="00B97CA5"/>
    <w:rsid w:val="00BA0379"/>
    <w:rsid w:val="00BB6CFB"/>
    <w:rsid w:val="00BB76D9"/>
    <w:rsid w:val="00BC0712"/>
    <w:rsid w:val="00BD32D2"/>
    <w:rsid w:val="00BD3B23"/>
    <w:rsid w:val="00BE46E5"/>
    <w:rsid w:val="00BF3C29"/>
    <w:rsid w:val="00BF4532"/>
    <w:rsid w:val="00C13885"/>
    <w:rsid w:val="00C15A3D"/>
    <w:rsid w:val="00C15B66"/>
    <w:rsid w:val="00C21020"/>
    <w:rsid w:val="00C31736"/>
    <w:rsid w:val="00C35B21"/>
    <w:rsid w:val="00C425E8"/>
    <w:rsid w:val="00C5295E"/>
    <w:rsid w:val="00C54A20"/>
    <w:rsid w:val="00C67A78"/>
    <w:rsid w:val="00C77B34"/>
    <w:rsid w:val="00CB1BC8"/>
    <w:rsid w:val="00CB38EB"/>
    <w:rsid w:val="00CD5898"/>
    <w:rsid w:val="00CD7633"/>
    <w:rsid w:val="00CE6665"/>
    <w:rsid w:val="00D1314B"/>
    <w:rsid w:val="00D1563B"/>
    <w:rsid w:val="00D24535"/>
    <w:rsid w:val="00D27C7C"/>
    <w:rsid w:val="00D3095B"/>
    <w:rsid w:val="00D31956"/>
    <w:rsid w:val="00D34722"/>
    <w:rsid w:val="00D358CA"/>
    <w:rsid w:val="00D4321C"/>
    <w:rsid w:val="00D450E3"/>
    <w:rsid w:val="00D511A3"/>
    <w:rsid w:val="00D62C0F"/>
    <w:rsid w:val="00D6485E"/>
    <w:rsid w:val="00D72BDA"/>
    <w:rsid w:val="00D73FD3"/>
    <w:rsid w:val="00D77AB0"/>
    <w:rsid w:val="00D8759C"/>
    <w:rsid w:val="00DA02C0"/>
    <w:rsid w:val="00DB0436"/>
    <w:rsid w:val="00DB6977"/>
    <w:rsid w:val="00DB777D"/>
    <w:rsid w:val="00DB7C0F"/>
    <w:rsid w:val="00DC4EB6"/>
    <w:rsid w:val="00DF501B"/>
    <w:rsid w:val="00DF5A73"/>
    <w:rsid w:val="00DF5A90"/>
    <w:rsid w:val="00E03F14"/>
    <w:rsid w:val="00E1106F"/>
    <w:rsid w:val="00E57007"/>
    <w:rsid w:val="00E60375"/>
    <w:rsid w:val="00E611D8"/>
    <w:rsid w:val="00E63BCD"/>
    <w:rsid w:val="00E6673C"/>
    <w:rsid w:val="00E70828"/>
    <w:rsid w:val="00E70897"/>
    <w:rsid w:val="00E710DB"/>
    <w:rsid w:val="00E80864"/>
    <w:rsid w:val="00E9015D"/>
    <w:rsid w:val="00E92271"/>
    <w:rsid w:val="00EC3BE6"/>
    <w:rsid w:val="00ED4C1E"/>
    <w:rsid w:val="00ED573D"/>
    <w:rsid w:val="00F05695"/>
    <w:rsid w:val="00F067AF"/>
    <w:rsid w:val="00F14D9E"/>
    <w:rsid w:val="00F1540D"/>
    <w:rsid w:val="00F316B7"/>
    <w:rsid w:val="00F429CD"/>
    <w:rsid w:val="00F51C06"/>
    <w:rsid w:val="00F5268E"/>
    <w:rsid w:val="00F6211A"/>
    <w:rsid w:val="00F67BE4"/>
    <w:rsid w:val="00F72FFC"/>
    <w:rsid w:val="00F74CD1"/>
    <w:rsid w:val="00F82445"/>
    <w:rsid w:val="00F8305B"/>
    <w:rsid w:val="00FB07B4"/>
    <w:rsid w:val="00FB5BAC"/>
    <w:rsid w:val="00FC0455"/>
    <w:rsid w:val="00FC768D"/>
    <w:rsid w:val="00FD53FE"/>
    <w:rsid w:val="00FF6213"/>
    <w:rsid w:val="00FF62E8"/>
    <w:rsid w:val="03FB4975"/>
    <w:rsid w:val="0E32631A"/>
    <w:rsid w:val="10006D15"/>
    <w:rsid w:val="10BB0B8C"/>
    <w:rsid w:val="150A19A8"/>
    <w:rsid w:val="160A0721"/>
    <w:rsid w:val="1A6C6AD4"/>
    <w:rsid w:val="1EA11DD4"/>
    <w:rsid w:val="24E37DC4"/>
    <w:rsid w:val="25751E40"/>
    <w:rsid w:val="32E75FAA"/>
    <w:rsid w:val="35284DB6"/>
    <w:rsid w:val="384E18F6"/>
    <w:rsid w:val="3E7FFA00"/>
    <w:rsid w:val="3FFBEFA8"/>
    <w:rsid w:val="4A1663A5"/>
    <w:rsid w:val="4DED0E7C"/>
    <w:rsid w:val="4F526CB5"/>
    <w:rsid w:val="51EC3D42"/>
    <w:rsid w:val="53145214"/>
    <w:rsid w:val="5FA563CD"/>
    <w:rsid w:val="5FFB0DEC"/>
    <w:rsid w:val="60592DF3"/>
    <w:rsid w:val="608265EB"/>
    <w:rsid w:val="677E65E7"/>
    <w:rsid w:val="6DCA7A6C"/>
    <w:rsid w:val="70775292"/>
    <w:rsid w:val="72E35525"/>
    <w:rsid w:val="7399488D"/>
    <w:rsid w:val="74C92A39"/>
    <w:rsid w:val="77101A28"/>
    <w:rsid w:val="7B2B3853"/>
    <w:rsid w:val="7BF35BCA"/>
    <w:rsid w:val="7CD341F1"/>
    <w:rsid w:val="B7E57AA0"/>
    <w:rsid w:val="DC7F3639"/>
    <w:rsid w:val="E7F73AF9"/>
    <w:rsid w:val="EFFF43CA"/>
    <w:rsid w:val="FB7F167A"/>
    <w:rsid w:val="FBD1CF50"/>
    <w:rsid w:val="FFFB43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0"/>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2"/>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4"/>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25"/>
    <w:unhideWhenUsed/>
    <w:qFormat/>
    <w:uiPriority w:val="9"/>
    <w:pPr>
      <w:keepNext/>
      <w:keepLines/>
      <w:spacing w:before="280" w:after="290" w:line="376" w:lineRule="auto"/>
      <w:outlineLvl w:val="4"/>
    </w:pPr>
    <w:rPr>
      <w:b/>
      <w:bCs/>
      <w:sz w:val="28"/>
      <w:szCs w:val="28"/>
    </w:rPr>
  </w:style>
  <w:style w:type="paragraph" w:styleId="7">
    <w:name w:val="heading 6"/>
    <w:basedOn w:val="1"/>
    <w:next w:val="1"/>
    <w:link w:val="26"/>
    <w:unhideWhenUsed/>
    <w:qFormat/>
    <w:uiPriority w:val="9"/>
    <w:pPr>
      <w:keepNext/>
      <w:keepLines/>
      <w:spacing w:before="240" w:after="64" w:line="320" w:lineRule="auto"/>
      <w:outlineLvl w:val="5"/>
    </w:pPr>
    <w:rPr>
      <w:rFonts w:asciiTheme="majorHAnsi" w:hAnsiTheme="majorHAnsi" w:eastAsiaTheme="majorEastAsia" w:cstheme="majorBidi"/>
      <w:b/>
      <w:bCs/>
      <w:sz w:val="24"/>
      <w:szCs w:val="24"/>
    </w:rPr>
  </w:style>
  <w:style w:type="character" w:default="1" w:styleId="13">
    <w:name w:val="Default Paragraph Font"/>
    <w:unhideWhenUsed/>
    <w:qFormat/>
    <w:uiPriority w:val="1"/>
  </w:style>
  <w:style w:type="table" w:default="1" w:styleId="18">
    <w:name w:val="Normal Table"/>
    <w:unhideWhenUsed/>
    <w:qFormat/>
    <w:uiPriority w:val="99"/>
    <w:tblPr>
      <w:tblCellMar>
        <w:top w:w="0" w:type="dxa"/>
        <w:left w:w="108" w:type="dxa"/>
        <w:bottom w:w="0" w:type="dxa"/>
        <w:right w:w="108" w:type="dxa"/>
      </w:tblCellMar>
    </w:tblPr>
  </w:style>
  <w:style w:type="paragraph" w:styleId="8">
    <w:name w:val="toc 3"/>
    <w:basedOn w:val="1"/>
    <w:next w:val="1"/>
    <w:unhideWhenUsed/>
    <w:qFormat/>
    <w:uiPriority w:val="39"/>
    <w:pPr>
      <w:ind w:left="840" w:leftChars="400"/>
    </w:pPr>
  </w:style>
  <w:style w:type="paragraph" w:styleId="9">
    <w:name w:val="toc 1"/>
    <w:basedOn w:val="1"/>
    <w:next w:val="1"/>
    <w:unhideWhenUsed/>
    <w:qFormat/>
    <w:uiPriority w:val="39"/>
  </w:style>
  <w:style w:type="paragraph" w:styleId="10">
    <w:name w:val="toc 2"/>
    <w:basedOn w:val="1"/>
    <w:next w:val="1"/>
    <w:unhideWhenUsed/>
    <w:qFormat/>
    <w:uiPriority w:val="39"/>
    <w:pPr>
      <w:ind w:left="420" w:leftChars="200"/>
    </w:pPr>
  </w:style>
  <w:style w:type="paragraph" w:styleId="11">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szCs w:val="24"/>
    </w:rPr>
  </w:style>
  <w:style w:type="paragraph" w:styleId="12">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4">
    <w:name w:val="Strong"/>
    <w:basedOn w:val="13"/>
    <w:qFormat/>
    <w:uiPriority w:val="22"/>
    <w:rPr>
      <w:b/>
    </w:rPr>
  </w:style>
  <w:style w:type="character" w:styleId="15">
    <w:name w:val="FollowedHyperlink"/>
    <w:basedOn w:val="13"/>
    <w:unhideWhenUsed/>
    <w:qFormat/>
    <w:uiPriority w:val="99"/>
    <w:rPr>
      <w:color w:val="800080"/>
      <w:u w:val="single"/>
    </w:rPr>
  </w:style>
  <w:style w:type="character" w:styleId="16">
    <w:name w:val="Hyperlink"/>
    <w:basedOn w:val="13"/>
    <w:unhideWhenUsed/>
    <w:qFormat/>
    <w:uiPriority w:val="99"/>
    <w:rPr>
      <w:color w:val="0000FF"/>
      <w:u w:val="single"/>
    </w:rPr>
  </w:style>
  <w:style w:type="character" w:styleId="17">
    <w:name w:val="HTML Code"/>
    <w:basedOn w:val="13"/>
    <w:unhideWhenUsed/>
    <w:qFormat/>
    <w:uiPriority w:val="99"/>
    <w:rPr>
      <w:rFonts w:ascii="Courier New" w:hAnsi="Courier New"/>
      <w:sz w:val="20"/>
    </w:rPr>
  </w:style>
  <w:style w:type="table" w:styleId="19">
    <w:name w:val="Table Grid"/>
    <w:basedOn w:val="18"/>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0">
    <w:name w:val="标题 1 字符"/>
    <w:basedOn w:val="13"/>
    <w:link w:val="2"/>
    <w:qFormat/>
    <w:uiPriority w:val="9"/>
    <w:rPr>
      <w:b/>
      <w:bCs/>
      <w:kern w:val="44"/>
      <w:sz w:val="44"/>
      <w:szCs w:val="44"/>
    </w:rPr>
  </w:style>
  <w:style w:type="character" w:customStyle="1" w:styleId="21">
    <w:name w:val="标题 2 字符"/>
    <w:basedOn w:val="13"/>
    <w:link w:val="3"/>
    <w:qFormat/>
    <w:uiPriority w:val="9"/>
    <w:rPr>
      <w:rFonts w:asciiTheme="majorHAnsi" w:hAnsiTheme="majorHAnsi" w:eastAsiaTheme="majorEastAsia" w:cstheme="majorBidi"/>
      <w:b/>
      <w:bCs/>
      <w:sz w:val="32"/>
      <w:szCs w:val="32"/>
    </w:rPr>
  </w:style>
  <w:style w:type="character" w:customStyle="1" w:styleId="22">
    <w:name w:val="标题 3 字符"/>
    <w:basedOn w:val="13"/>
    <w:link w:val="4"/>
    <w:qFormat/>
    <w:uiPriority w:val="9"/>
    <w:rPr>
      <w:rFonts w:asciiTheme="minorHAnsi" w:hAnsiTheme="minorHAnsi" w:eastAsiaTheme="minorEastAsia" w:cstheme="minorBidi"/>
      <w:b/>
      <w:bCs/>
      <w:kern w:val="2"/>
      <w:sz w:val="32"/>
      <w:szCs w:val="32"/>
    </w:rPr>
  </w:style>
  <w:style w:type="character" w:customStyle="1" w:styleId="23">
    <w:name w:val="Unresolved Mention"/>
    <w:basedOn w:val="13"/>
    <w:unhideWhenUsed/>
    <w:qFormat/>
    <w:uiPriority w:val="99"/>
    <w:rPr>
      <w:color w:val="605E5C"/>
      <w:shd w:val="clear" w:color="auto" w:fill="E1DFDD"/>
    </w:rPr>
  </w:style>
  <w:style w:type="character" w:customStyle="1" w:styleId="24">
    <w:name w:val="标题 4 字符"/>
    <w:basedOn w:val="13"/>
    <w:link w:val="5"/>
    <w:qFormat/>
    <w:uiPriority w:val="9"/>
    <w:rPr>
      <w:rFonts w:asciiTheme="majorHAnsi" w:hAnsiTheme="majorHAnsi" w:eastAsiaTheme="majorEastAsia" w:cstheme="majorBidi"/>
      <w:b/>
      <w:bCs/>
      <w:kern w:val="2"/>
      <w:sz w:val="28"/>
      <w:szCs w:val="28"/>
    </w:rPr>
  </w:style>
  <w:style w:type="character" w:customStyle="1" w:styleId="25">
    <w:name w:val="标题 5 字符"/>
    <w:basedOn w:val="13"/>
    <w:link w:val="6"/>
    <w:qFormat/>
    <w:uiPriority w:val="9"/>
    <w:rPr>
      <w:rFonts w:asciiTheme="minorHAnsi" w:hAnsiTheme="minorHAnsi" w:eastAsiaTheme="minorEastAsia" w:cstheme="minorBidi"/>
      <w:b/>
      <w:bCs/>
      <w:kern w:val="2"/>
      <w:sz w:val="28"/>
      <w:szCs w:val="28"/>
    </w:rPr>
  </w:style>
  <w:style w:type="character" w:customStyle="1" w:styleId="26">
    <w:name w:val="标题 6 字符"/>
    <w:basedOn w:val="13"/>
    <w:link w:val="7"/>
    <w:qFormat/>
    <w:uiPriority w:val="9"/>
    <w:rPr>
      <w:rFonts w:asciiTheme="majorHAnsi" w:hAnsiTheme="majorHAnsi" w:eastAsiaTheme="majorEastAsia" w:cstheme="majorBidi"/>
      <w:b/>
      <w:bCs/>
      <w:kern w:val="2"/>
      <w:sz w:val="24"/>
      <w:szCs w:val="24"/>
    </w:rPr>
  </w:style>
  <w:style w:type="paragraph" w:customStyle="1" w:styleId="27">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microsoft.com/office/2011/relationships/people" Target="people.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55</Pages>
  <Words>1384</Words>
  <Characters>7893</Characters>
  <Lines>65</Lines>
  <Paragraphs>18</Paragraphs>
  <ScaleCrop>false</ScaleCrop>
  <LinksUpToDate>false</LinksUpToDate>
  <CharactersWithSpaces>9259</CharactersWithSpaces>
  <Application>WPS Office_3.0.2.4882_F1E327BC-269C-435d-A152-05C5408002CA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2020-11-26T00:10:00Z</dcterms:created>
  <dc:creator>徐 云杰</dc:creator>
  <cp:lastModifiedBy>liuyu</cp:lastModifiedBy>
  <dcterms:modified xsi:type="dcterms:W3CDTF">2020-12-16T16:22:35Z</dcterms:modified>
  <cp:revision>388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2052-3.0.2.4882</vt:lpwstr>
  </property>
</Properties>
</file>